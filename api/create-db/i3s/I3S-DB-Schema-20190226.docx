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2256" w:rsidRDefault="00A32C62" w:rsidP="00B305FC">
      <w:pPr>
        <w:pStyle w:val="1"/>
      </w:pPr>
      <w:r>
        <w:rPr>
          <w:rFonts w:hint="eastAsia"/>
        </w:rPr>
        <w:t>I3S DB Schema</w:t>
      </w:r>
      <w:r>
        <w:rPr>
          <w:rFonts w:hint="eastAsia"/>
        </w:rPr>
        <w:t>規範</w:t>
      </w:r>
    </w:p>
    <w:p w:rsidR="00A75761" w:rsidRDefault="00A75761" w:rsidP="00FF32D3">
      <w:pPr>
        <w:pStyle w:val="2"/>
      </w:pPr>
      <w:r>
        <w:t>系統需求</w:t>
      </w:r>
    </w:p>
    <w:p w:rsidR="00AD7079" w:rsidRPr="00781BA7" w:rsidRDefault="00AD7079" w:rsidP="00781BA7"/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4"/>
        <w:gridCol w:w="4032"/>
        <w:gridCol w:w="4032"/>
      </w:tblGrid>
      <w:tr w:rsidR="00AD7079" w:rsidRPr="00727C4D" w:rsidTr="00196A64">
        <w:trPr>
          <w:jc w:val="center"/>
        </w:trPr>
        <w:tc>
          <w:tcPr>
            <w:tcW w:w="803" w:type="pct"/>
            <w:shd w:val="clear" w:color="auto" w:fill="D9D9D9" w:themeFill="background1" w:themeFillShade="D9"/>
            <w:vAlign w:val="center"/>
          </w:tcPr>
          <w:p w:rsidR="00AD7079" w:rsidRPr="00BA19ED" w:rsidRDefault="00AD7079" w:rsidP="00AD7079">
            <w:pPr>
              <w:pStyle w:val="aff3"/>
              <w:rPr>
                <w:b/>
              </w:rPr>
            </w:pPr>
          </w:p>
        </w:tc>
        <w:tc>
          <w:tcPr>
            <w:tcW w:w="2098" w:type="pct"/>
            <w:shd w:val="clear" w:color="auto" w:fill="D9D9D9" w:themeFill="background1" w:themeFillShade="D9"/>
            <w:vAlign w:val="center"/>
          </w:tcPr>
          <w:p w:rsidR="00AD7079" w:rsidRPr="00BA19ED" w:rsidRDefault="00AD7079" w:rsidP="00781BA7">
            <w:pPr>
              <w:pStyle w:val="aff3"/>
              <w:rPr>
                <w:b/>
              </w:rPr>
            </w:pPr>
            <w:r>
              <w:rPr>
                <w:b/>
              </w:rPr>
              <w:t>最低系統需求</w:t>
            </w:r>
          </w:p>
        </w:tc>
        <w:tc>
          <w:tcPr>
            <w:tcW w:w="2098" w:type="pct"/>
            <w:shd w:val="clear" w:color="auto" w:fill="D9D9D9" w:themeFill="background1" w:themeFillShade="D9"/>
            <w:vAlign w:val="center"/>
          </w:tcPr>
          <w:p w:rsidR="00AD7079" w:rsidRPr="00BA19ED" w:rsidRDefault="00AD7079" w:rsidP="00AD7079">
            <w:pPr>
              <w:pStyle w:val="aff3"/>
              <w:rPr>
                <w:b/>
              </w:rPr>
            </w:pPr>
            <w:r>
              <w:rPr>
                <w:b/>
              </w:rPr>
              <w:t>系統</w:t>
            </w:r>
            <w:r>
              <w:rPr>
                <w:rFonts w:hint="eastAsia"/>
                <w:b/>
              </w:rPr>
              <w:t>需求推</w:t>
            </w:r>
            <w:r w:rsidR="00C933DD">
              <w:rPr>
                <w:rFonts w:hint="eastAsia"/>
                <w:b/>
              </w:rPr>
              <w:t>薦</w:t>
            </w:r>
          </w:p>
        </w:tc>
      </w:tr>
      <w:tr w:rsidR="00AD7079" w:rsidRPr="00727C4D" w:rsidTr="00781BA7">
        <w:trPr>
          <w:jc w:val="center"/>
        </w:trPr>
        <w:tc>
          <w:tcPr>
            <w:tcW w:w="804" w:type="pct"/>
            <w:vAlign w:val="center"/>
          </w:tcPr>
          <w:p w:rsidR="00AD7079" w:rsidRPr="00F27004" w:rsidRDefault="00AD7079" w:rsidP="00AD7079">
            <w:pPr>
              <w:pStyle w:val="aff3"/>
            </w:pPr>
            <w:r>
              <w:t>作業系統</w:t>
            </w:r>
          </w:p>
        </w:tc>
        <w:tc>
          <w:tcPr>
            <w:tcW w:w="2098" w:type="pct"/>
            <w:vAlign w:val="center"/>
          </w:tcPr>
          <w:p w:rsidR="00AD7079" w:rsidRPr="00F27004" w:rsidRDefault="00AD7079" w:rsidP="00781BA7">
            <w:pPr>
              <w:pStyle w:val="aff3"/>
            </w:pPr>
            <w:r>
              <w:rPr>
                <w:rFonts w:hint="eastAsia"/>
              </w:rPr>
              <w:t>Windows</w:t>
            </w:r>
            <w:r w:rsidR="00781BA7" w:rsidRPr="0086585A">
              <w:rPr>
                <w:rFonts w:hint="eastAsia"/>
                <w:vertAlign w:val="superscript"/>
              </w:rPr>
              <w:t>®</w:t>
            </w:r>
            <w:r>
              <w:rPr>
                <w:rFonts w:hint="eastAsia"/>
              </w:rPr>
              <w:t xml:space="preserve"> 7</w:t>
            </w:r>
            <w:r w:rsidR="00C933DD">
              <w:rPr>
                <w:rFonts w:hint="eastAsia"/>
              </w:rPr>
              <w:t xml:space="preserve"> Professional </w:t>
            </w:r>
            <w:r w:rsidR="00C933DD">
              <w:t xml:space="preserve">/ </w:t>
            </w:r>
            <w:r>
              <w:t>W</w:t>
            </w:r>
            <w:r>
              <w:rPr>
                <w:rFonts w:hint="eastAsia"/>
              </w:rPr>
              <w:t>in</w:t>
            </w:r>
            <w:r>
              <w:t>dows Server</w:t>
            </w:r>
            <w:r w:rsidR="00781BA7" w:rsidRPr="0086585A">
              <w:rPr>
                <w:rFonts w:hint="eastAsia"/>
                <w:vertAlign w:val="superscript"/>
              </w:rPr>
              <w:t>®</w:t>
            </w:r>
            <w:r>
              <w:t xml:space="preserve"> 2008</w:t>
            </w:r>
            <w:r w:rsidR="00C933DD">
              <w:t xml:space="preserve"> 64-bit</w:t>
            </w:r>
            <w:r>
              <w:t xml:space="preserve"> </w:t>
            </w:r>
            <w:r w:rsidR="00C933DD" w:rsidRPr="00AD7079">
              <w:rPr>
                <w:rFonts w:hint="eastAsia"/>
              </w:rPr>
              <w:t>(</w:t>
            </w:r>
            <w:r w:rsidR="00C933DD" w:rsidRPr="00AD7079">
              <w:rPr>
                <w:rFonts w:hint="eastAsia"/>
              </w:rPr>
              <w:t>最新</w:t>
            </w:r>
            <w:r w:rsidR="00C933DD" w:rsidRPr="00AD7079">
              <w:rPr>
                <w:rFonts w:hint="eastAsia"/>
              </w:rPr>
              <w:t>Service Pack)</w:t>
            </w:r>
          </w:p>
        </w:tc>
        <w:tc>
          <w:tcPr>
            <w:tcW w:w="2098" w:type="pct"/>
            <w:vAlign w:val="center"/>
          </w:tcPr>
          <w:p w:rsidR="00AD7079" w:rsidRPr="00F27004" w:rsidRDefault="00AD7079" w:rsidP="00781BA7">
            <w:pPr>
              <w:pStyle w:val="aff3"/>
            </w:pPr>
            <w:r>
              <w:rPr>
                <w:rFonts w:hint="eastAsia"/>
              </w:rPr>
              <w:t>Windows</w:t>
            </w:r>
            <w:r w:rsidR="00781BA7" w:rsidRPr="0086585A">
              <w:rPr>
                <w:rFonts w:hint="eastAsia"/>
                <w:vertAlign w:val="superscript"/>
              </w:rPr>
              <w:t>®</w:t>
            </w:r>
            <w:r w:rsidRPr="00AD7079">
              <w:rPr>
                <w:rFonts w:hint="eastAsia"/>
              </w:rPr>
              <w:t xml:space="preserve"> 10 </w:t>
            </w:r>
            <w:r w:rsidR="00D45479">
              <w:t xml:space="preserve">Professional </w:t>
            </w:r>
            <w:r w:rsidR="00C933DD">
              <w:t>/ Windows Server</w:t>
            </w:r>
            <w:r w:rsidR="00781BA7" w:rsidRPr="0086585A">
              <w:rPr>
                <w:rFonts w:hint="eastAsia"/>
                <w:vertAlign w:val="superscript"/>
              </w:rPr>
              <w:t>®</w:t>
            </w:r>
            <w:r w:rsidR="00C933DD">
              <w:t xml:space="preserve"> 2012 </w:t>
            </w:r>
            <w:r w:rsidRPr="00AD7079">
              <w:rPr>
                <w:rFonts w:hint="eastAsia"/>
              </w:rPr>
              <w:t>64-bit (</w:t>
            </w:r>
            <w:r w:rsidRPr="00AD7079">
              <w:rPr>
                <w:rFonts w:hint="eastAsia"/>
              </w:rPr>
              <w:t>最新</w:t>
            </w:r>
            <w:r w:rsidRPr="00AD7079">
              <w:rPr>
                <w:rFonts w:hint="eastAsia"/>
              </w:rPr>
              <w:t>Service Pack)</w:t>
            </w:r>
            <w:r w:rsidR="00C933DD">
              <w:t xml:space="preserve"> </w:t>
            </w:r>
            <w:r w:rsidR="00C933DD">
              <w:t>或以上</w:t>
            </w:r>
          </w:p>
        </w:tc>
      </w:tr>
      <w:tr w:rsidR="00C933DD" w:rsidRPr="00727C4D" w:rsidTr="00AD7079">
        <w:trPr>
          <w:jc w:val="center"/>
        </w:trPr>
        <w:tc>
          <w:tcPr>
            <w:tcW w:w="804" w:type="pct"/>
            <w:vAlign w:val="center"/>
          </w:tcPr>
          <w:p w:rsidR="00C933DD" w:rsidRDefault="00C933DD" w:rsidP="00AD7079">
            <w:pPr>
              <w:pStyle w:val="aff3"/>
            </w:pPr>
            <w:r>
              <w:rPr>
                <w:rFonts w:hint="eastAsia"/>
              </w:rPr>
              <w:t>處理器</w:t>
            </w:r>
          </w:p>
        </w:tc>
        <w:tc>
          <w:tcPr>
            <w:tcW w:w="2098" w:type="pct"/>
            <w:vAlign w:val="center"/>
          </w:tcPr>
          <w:p w:rsidR="00C933DD" w:rsidRDefault="00C933DD" w:rsidP="00C933DD">
            <w:pPr>
              <w:pStyle w:val="aff3"/>
            </w:pPr>
            <w:r w:rsidRPr="00C933DD">
              <w:rPr>
                <w:rFonts w:hint="eastAsia"/>
              </w:rPr>
              <w:t>Intel</w:t>
            </w:r>
            <w:r w:rsidRPr="00496884">
              <w:rPr>
                <w:rFonts w:hint="eastAsia"/>
                <w:vertAlign w:val="superscript"/>
              </w:rPr>
              <w:t>®</w:t>
            </w:r>
            <w:r w:rsidRPr="00C933DD">
              <w:rPr>
                <w:rFonts w:hint="eastAsia"/>
              </w:rPr>
              <w:t xml:space="preserve"> Core</w:t>
            </w:r>
            <w:r w:rsidRPr="00C933DD">
              <w:rPr>
                <w:rFonts w:hint="eastAsia"/>
              </w:rPr>
              <w:t>™</w:t>
            </w:r>
            <w:r w:rsidRPr="00C933DD">
              <w:rPr>
                <w:rFonts w:hint="eastAsia"/>
              </w:rPr>
              <w:t xml:space="preserve"> i3 </w:t>
            </w:r>
            <w:r w:rsidRPr="00C933DD">
              <w:rPr>
                <w:rFonts w:hint="eastAsia"/>
              </w:rPr>
              <w:t>或</w:t>
            </w:r>
            <w:r w:rsidRPr="00C933DD">
              <w:rPr>
                <w:rFonts w:hint="eastAsia"/>
              </w:rPr>
              <w:t xml:space="preserve"> AMD Phenom</w:t>
            </w:r>
            <w:r w:rsidRPr="00C933DD">
              <w:rPr>
                <w:rFonts w:hint="eastAsia"/>
              </w:rPr>
              <w:t>™</w:t>
            </w:r>
            <w:r w:rsidRPr="00C933DD">
              <w:rPr>
                <w:rFonts w:hint="eastAsia"/>
              </w:rPr>
              <w:t xml:space="preserve"> X3 8650</w:t>
            </w:r>
          </w:p>
        </w:tc>
        <w:tc>
          <w:tcPr>
            <w:tcW w:w="2098" w:type="pct"/>
            <w:vAlign w:val="center"/>
          </w:tcPr>
          <w:p w:rsidR="00C933DD" w:rsidRDefault="00C933DD" w:rsidP="00C933DD">
            <w:pPr>
              <w:pStyle w:val="aff3"/>
            </w:pPr>
            <w:r w:rsidRPr="00C933DD">
              <w:rPr>
                <w:rFonts w:hint="eastAsia"/>
              </w:rPr>
              <w:t>Intel</w:t>
            </w:r>
            <w:r w:rsidRPr="00496884">
              <w:rPr>
                <w:rFonts w:hint="eastAsia"/>
                <w:vertAlign w:val="superscript"/>
              </w:rPr>
              <w:t>®</w:t>
            </w:r>
            <w:r w:rsidRPr="00C933DD">
              <w:rPr>
                <w:rFonts w:hint="eastAsia"/>
              </w:rPr>
              <w:t xml:space="preserve"> Core</w:t>
            </w:r>
            <w:r w:rsidRPr="00C933DD">
              <w:rPr>
                <w:rFonts w:hint="eastAsia"/>
              </w:rPr>
              <w:t>™</w:t>
            </w:r>
            <w:r>
              <w:rPr>
                <w:rFonts w:hint="eastAsia"/>
              </w:rPr>
              <w:t xml:space="preserve"> i5</w:t>
            </w:r>
            <w:r w:rsidRPr="00C933DD">
              <w:rPr>
                <w:rFonts w:hint="eastAsia"/>
              </w:rPr>
              <w:t xml:space="preserve"> </w:t>
            </w:r>
            <w:r w:rsidRPr="00C933DD">
              <w:rPr>
                <w:rFonts w:hint="eastAsia"/>
              </w:rPr>
              <w:t>或</w:t>
            </w:r>
            <w:r w:rsidRPr="00C933DD">
              <w:rPr>
                <w:rFonts w:hint="eastAsia"/>
              </w:rPr>
              <w:t xml:space="preserve"> AMD Phenom</w:t>
            </w:r>
            <w:r w:rsidRPr="00C933DD">
              <w:rPr>
                <w:rFonts w:hint="eastAsia"/>
              </w:rPr>
              <w:t>™</w:t>
            </w:r>
            <w:r w:rsidRPr="00C933DD">
              <w:rPr>
                <w:rFonts w:hint="eastAsia"/>
              </w:rPr>
              <w:t xml:space="preserve"> II X3 </w:t>
            </w:r>
            <w:r w:rsidRPr="00C933DD">
              <w:rPr>
                <w:rFonts w:hint="eastAsia"/>
              </w:rPr>
              <w:t>或更高級</w:t>
            </w:r>
          </w:p>
        </w:tc>
      </w:tr>
      <w:tr w:rsidR="00C933DD" w:rsidRPr="00727C4D" w:rsidTr="00AD7079">
        <w:trPr>
          <w:jc w:val="center"/>
        </w:trPr>
        <w:tc>
          <w:tcPr>
            <w:tcW w:w="804" w:type="pct"/>
            <w:vAlign w:val="center"/>
          </w:tcPr>
          <w:p w:rsidR="00C933DD" w:rsidRDefault="00C933DD" w:rsidP="00AD7079">
            <w:pPr>
              <w:pStyle w:val="aff3"/>
            </w:pPr>
            <w:r>
              <w:rPr>
                <w:rFonts w:hint="eastAsia"/>
              </w:rPr>
              <w:t>記憶體</w:t>
            </w:r>
          </w:p>
        </w:tc>
        <w:tc>
          <w:tcPr>
            <w:tcW w:w="2098" w:type="pct"/>
            <w:vAlign w:val="center"/>
          </w:tcPr>
          <w:p w:rsidR="00C933DD" w:rsidRPr="00C933DD" w:rsidRDefault="00196A64" w:rsidP="00C933DD">
            <w:pPr>
              <w:pStyle w:val="aff3"/>
            </w:pPr>
            <w:r>
              <w:rPr>
                <w:rFonts w:hint="eastAsia"/>
              </w:rPr>
              <w:t>12</w:t>
            </w:r>
            <w:r>
              <w:t xml:space="preserve"> </w:t>
            </w:r>
            <w:r>
              <w:rPr>
                <w:rFonts w:hint="eastAsia"/>
              </w:rPr>
              <w:t>GB</w:t>
            </w:r>
            <w:r>
              <w:t xml:space="preserve"> RAM</w:t>
            </w:r>
          </w:p>
        </w:tc>
        <w:tc>
          <w:tcPr>
            <w:tcW w:w="2098" w:type="pct"/>
            <w:vAlign w:val="center"/>
          </w:tcPr>
          <w:p w:rsidR="00C933DD" w:rsidRPr="00C933DD" w:rsidRDefault="00196A64" w:rsidP="00C933DD">
            <w:pPr>
              <w:pStyle w:val="aff3"/>
            </w:pPr>
            <w:r>
              <w:rPr>
                <w:rFonts w:hint="eastAsia"/>
              </w:rPr>
              <w:t>18</w:t>
            </w:r>
            <w:r>
              <w:t xml:space="preserve"> </w:t>
            </w:r>
            <w:r>
              <w:rPr>
                <w:rFonts w:hint="eastAsia"/>
              </w:rPr>
              <w:t>GB</w:t>
            </w:r>
            <w:r>
              <w:t xml:space="preserve"> RAM</w:t>
            </w:r>
            <w:r w:rsidR="000627E5">
              <w:t xml:space="preserve"> </w:t>
            </w:r>
            <w:r w:rsidR="000627E5">
              <w:t>或以上</w:t>
            </w:r>
          </w:p>
        </w:tc>
      </w:tr>
      <w:tr w:rsidR="00196A64" w:rsidRPr="00727C4D" w:rsidTr="00177859">
        <w:trPr>
          <w:jc w:val="center"/>
        </w:trPr>
        <w:tc>
          <w:tcPr>
            <w:tcW w:w="804" w:type="pct"/>
            <w:vAlign w:val="center"/>
          </w:tcPr>
          <w:p w:rsidR="00196A64" w:rsidRDefault="00196A64" w:rsidP="00AD7079">
            <w:pPr>
              <w:pStyle w:val="aff3"/>
            </w:pPr>
            <w:r>
              <w:rPr>
                <w:rFonts w:hint="eastAsia"/>
              </w:rPr>
              <w:t>硬碟空間</w:t>
            </w:r>
          </w:p>
        </w:tc>
        <w:tc>
          <w:tcPr>
            <w:tcW w:w="1" w:type="pct"/>
            <w:gridSpan w:val="2"/>
            <w:vAlign w:val="center"/>
          </w:tcPr>
          <w:p w:rsidR="00196A64" w:rsidRDefault="000627E5" w:rsidP="00781BA7">
            <w:pPr>
              <w:pStyle w:val="aff3"/>
            </w:pPr>
            <w:r>
              <w:t xml:space="preserve">10 </w:t>
            </w:r>
            <w:r w:rsidR="00196A64">
              <w:t xml:space="preserve">GB </w:t>
            </w:r>
            <w:r w:rsidR="00196A64">
              <w:t>硬體可用</w:t>
            </w:r>
            <w:r w:rsidR="006B5F20">
              <w:t>空間</w:t>
            </w:r>
            <w:r w:rsidR="00196A64">
              <w:rPr>
                <w:rFonts w:hint="eastAsia"/>
              </w:rPr>
              <w:t xml:space="preserve"> (</w:t>
            </w:r>
            <w:r w:rsidR="00196A64">
              <w:rPr>
                <w:rFonts w:hint="eastAsia"/>
              </w:rPr>
              <w:t>視專案需求</w:t>
            </w:r>
            <w:r w:rsidR="00196A64">
              <w:rPr>
                <w:rFonts w:hint="eastAsia"/>
              </w:rPr>
              <w:t>)</w:t>
            </w:r>
          </w:p>
        </w:tc>
      </w:tr>
      <w:tr w:rsidR="00A77872" w:rsidRPr="00727C4D" w:rsidTr="00177859">
        <w:trPr>
          <w:jc w:val="center"/>
        </w:trPr>
        <w:tc>
          <w:tcPr>
            <w:tcW w:w="804" w:type="pct"/>
            <w:vAlign w:val="center"/>
          </w:tcPr>
          <w:p w:rsidR="00A77872" w:rsidRDefault="00A77872" w:rsidP="00AD7079">
            <w:pPr>
              <w:pStyle w:val="aff3"/>
            </w:pPr>
            <w:r>
              <w:rPr>
                <w:rFonts w:hint="eastAsia"/>
              </w:rPr>
              <w:t>網路連線</w:t>
            </w:r>
          </w:p>
        </w:tc>
        <w:tc>
          <w:tcPr>
            <w:tcW w:w="1" w:type="pct"/>
            <w:gridSpan w:val="2"/>
            <w:vAlign w:val="center"/>
          </w:tcPr>
          <w:p w:rsidR="00A77872" w:rsidRDefault="00A77872" w:rsidP="006B5F20">
            <w:pPr>
              <w:pStyle w:val="aff3"/>
            </w:pPr>
            <w:r>
              <w:rPr>
                <w:rFonts w:hint="eastAsia"/>
              </w:rPr>
              <w:t>寬頻網路連線</w:t>
            </w:r>
          </w:p>
        </w:tc>
      </w:tr>
      <w:tr w:rsidR="00196A64" w:rsidRPr="00727C4D" w:rsidTr="00196A64">
        <w:trPr>
          <w:jc w:val="center"/>
        </w:trPr>
        <w:tc>
          <w:tcPr>
            <w:tcW w:w="803" w:type="pct"/>
            <w:vAlign w:val="center"/>
          </w:tcPr>
          <w:p w:rsidR="00196A64" w:rsidRPr="00781BA7" w:rsidRDefault="006B5F20" w:rsidP="00AD7079">
            <w:pPr>
              <w:pStyle w:val="aff3"/>
            </w:pPr>
            <w:r>
              <w:rPr>
                <w:rFonts w:hint="eastAsia"/>
              </w:rPr>
              <w:t>資料庫系統</w:t>
            </w:r>
          </w:p>
        </w:tc>
        <w:tc>
          <w:tcPr>
            <w:tcW w:w="2098" w:type="pct"/>
            <w:vAlign w:val="center"/>
          </w:tcPr>
          <w:p w:rsidR="00196A64" w:rsidRDefault="006B5F20" w:rsidP="00C933DD">
            <w:pPr>
              <w:pStyle w:val="aff3"/>
            </w:pPr>
            <w:r>
              <w:rPr>
                <w:rFonts w:hint="eastAsia"/>
              </w:rPr>
              <w:t>Microsoft SQL Server 2016</w:t>
            </w:r>
            <w:r>
              <w:t xml:space="preserve"> Express 64-bit</w:t>
            </w:r>
          </w:p>
        </w:tc>
        <w:tc>
          <w:tcPr>
            <w:tcW w:w="2098" w:type="pct"/>
            <w:vAlign w:val="center"/>
          </w:tcPr>
          <w:p w:rsidR="00196A64" w:rsidRDefault="006B5F20" w:rsidP="00781BA7">
            <w:pPr>
              <w:pStyle w:val="aff3"/>
            </w:pPr>
            <w:r>
              <w:rPr>
                <w:rFonts w:hint="eastAsia"/>
              </w:rPr>
              <w:t xml:space="preserve">Microsoft SQL Server 2016 </w:t>
            </w:r>
            <w:r>
              <w:t xml:space="preserve">Standard 64-bit </w:t>
            </w:r>
            <w:r>
              <w:t>或以上</w:t>
            </w:r>
          </w:p>
        </w:tc>
      </w:tr>
    </w:tbl>
    <w:p w:rsidR="00AD7079" w:rsidRDefault="00AD7079" w:rsidP="00781BA7"/>
    <w:p w:rsidR="00A32C62" w:rsidRDefault="00A75761" w:rsidP="00FF32D3">
      <w:pPr>
        <w:pStyle w:val="2"/>
      </w:pPr>
      <w:r>
        <w:rPr>
          <w:rFonts w:hint="eastAsia"/>
        </w:rPr>
        <w:t>命名規則</w:t>
      </w:r>
    </w:p>
    <w:p w:rsidR="00326451" w:rsidRPr="00496884" w:rsidRDefault="00326451" w:rsidP="00496884">
      <w:r>
        <w:rPr>
          <w:rFonts w:hint="eastAsia"/>
        </w:rPr>
        <w:t>I3S DB</w:t>
      </w:r>
      <w:r w:rsidR="009C4A86">
        <w:t>建制過程中</w:t>
      </w:r>
      <w:r w:rsidR="009C4A86">
        <w:rPr>
          <w:rFonts w:hint="eastAsia"/>
        </w:rPr>
        <w:t>同時</w:t>
      </w:r>
      <w:r>
        <w:rPr>
          <w:rFonts w:hint="eastAsia"/>
        </w:rPr>
        <w:t>規範</w:t>
      </w:r>
      <w:r w:rsidR="009C4A86">
        <w:rPr>
          <w:rFonts w:hint="eastAsia"/>
        </w:rPr>
        <w:t>了</w:t>
      </w:r>
      <w:r w:rsidR="009C4A86">
        <w:rPr>
          <w:rFonts w:hint="eastAsia"/>
        </w:rPr>
        <w:t>View</w:t>
      </w:r>
      <w:r w:rsidR="009C4A86">
        <w:rPr>
          <w:rFonts w:hint="eastAsia"/>
        </w:rPr>
        <w:t>、</w:t>
      </w:r>
      <w:r w:rsidR="009C4A86">
        <w:rPr>
          <w:rFonts w:hint="eastAsia"/>
        </w:rPr>
        <w:t>Function</w:t>
      </w:r>
      <w:r w:rsidR="009C4A86">
        <w:rPr>
          <w:rFonts w:hint="eastAsia"/>
        </w:rPr>
        <w:t>與</w:t>
      </w:r>
      <w:r w:rsidR="009C4A86">
        <w:rPr>
          <w:rFonts w:hint="eastAsia"/>
        </w:rPr>
        <w:t>Stored Procedure</w:t>
      </w:r>
      <w:r w:rsidR="009C4A86">
        <w:rPr>
          <w:rFonts w:hint="eastAsia"/>
        </w:rPr>
        <w:t>的命名規則如下表。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52"/>
        <w:gridCol w:w="3678"/>
        <w:gridCol w:w="3678"/>
      </w:tblGrid>
      <w:tr w:rsidR="009C4A86" w:rsidRPr="00727C4D" w:rsidTr="00496884">
        <w:trPr>
          <w:jc w:val="center"/>
        </w:trPr>
        <w:tc>
          <w:tcPr>
            <w:tcW w:w="1172" w:type="pct"/>
            <w:shd w:val="clear" w:color="auto" w:fill="D9D9D9" w:themeFill="background1" w:themeFillShade="D9"/>
            <w:vAlign w:val="center"/>
          </w:tcPr>
          <w:p w:rsidR="009C4A86" w:rsidRPr="00BA19ED" w:rsidRDefault="009C4A86" w:rsidP="00177859">
            <w:pPr>
              <w:pStyle w:val="aff3"/>
              <w:rPr>
                <w:b/>
              </w:rPr>
            </w:pPr>
          </w:p>
        </w:tc>
        <w:tc>
          <w:tcPr>
            <w:tcW w:w="1914" w:type="pct"/>
            <w:shd w:val="clear" w:color="auto" w:fill="D9D9D9" w:themeFill="background1" w:themeFillShade="D9"/>
            <w:vAlign w:val="center"/>
          </w:tcPr>
          <w:p w:rsidR="009C4A86" w:rsidRPr="00BA19ED" w:rsidRDefault="005775C4" w:rsidP="00177859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I3S</w:t>
            </w:r>
            <w:r w:rsidR="009C4A86">
              <w:rPr>
                <w:rFonts w:hint="eastAsia"/>
                <w:b/>
              </w:rPr>
              <w:t>系統預設</w:t>
            </w:r>
          </w:p>
        </w:tc>
        <w:tc>
          <w:tcPr>
            <w:tcW w:w="1914" w:type="pct"/>
            <w:shd w:val="clear" w:color="auto" w:fill="D9D9D9" w:themeFill="background1" w:themeFillShade="D9"/>
            <w:vAlign w:val="center"/>
          </w:tcPr>
          <w:p w:rsidR="009C4A86" w:rsidRPr="00BA19ED" w:rsidRDefault="009C4A86" w:rsidP="00177859">
            <w:pPr>
              <w:pStyle w:val="aff3"/>
              <w:rPr>
                <w:b/>
              </w:rPr>
            </w:pPr>
            <w:r>
              <w:rPr>
                <w:b/>
              </w:rPr>
              <w:t>使用者自建</w:t>
            </w:r>
          </w:p>
        </w:tc>
      </w:tr>
      <w:tr w:rsidR="009C4A86" w:rsidRPr="00727C4D" w:rsidTr="00496884">
        <w:trPr>
          <w:jc w:val="center"/>
        </w:trPr>
        <w:tc>
          <w:tcPr>
            <w:tcW w:w="1172" w:type="pct"/>
            <w:vAlign w:val="center"/>
          </w:tcPr>
          <w:p w:rsidR="009C4A86" w:rsidRPr="00F27004" w:rsidRDefault="009C4A86" w:rsidP="00177859">
            <w:pPr>
              <w:pStyle w:val="aff3"/>
            </w:pPr>
            <w:r>
              <w:rPr>
                <w:rFonts w:hint="eastAsia"/>
              </w:rPr>
              <w:t>Vi</w:t>
            </w:r>
            <w:r>
              <w:t>ew</w:t>
            </w:r>
          </w:p>
        </w:tc>
        <w:tc>
          <w:tcPr>
            <w:tcW w:w="1914" w:type="pct"/>
            <w:vAlign w:val="center"/>
          </w:tcPr>
          <w:p w:rsidR="009C4A86" w:rsidRPr="00F27004" w:rsidRDefault="009C4A86" w:rsidP="00177859">
            <w:pPr>
              <w:pStyle w:val="aff3"/>
            </w:pPr>
            <w:r>
              <w:t>前置詞為</w:t>
            </w:r>
            <w:r>
              <w:rPr>
                <w:rFonts w:hint="eastAsia"/>
              </w:rPr>
              <w:t>vs_</w:t>
            </w:r>
          </w:p>
        </w:tc>
        <w:tc>
          <w:tcPr>
            <w:tcW w:w="1914" w:type="pct"/>
            <w:vAlign w:val="center"/>
          </w:tcPr>
          <w:p w:rsidR="009C4A86" w:rsidRPr="00F27004" w:rsidRDefault="009C4A86" w:rsidP="00177859">
            <w:pPr>
              <w:pStyle w:val="aff3"/>
            </w:pPr>
            <w:r>
              <w:t>前置詞為</w:t>
            </w:r>
            <w:r>
              <w:rPr>
                <w:rFonts w:hint="eastAsia"/>
              </w:rPr>
              <w:t>v</w:t>
            </w:r>
            <w:r w:rsidR="00D84EC0">
              <w:rPr>
                <w:rFonts w:hint="eastAsia"/>
              </w:rPr>
              <w:t>d</w:t>
            </w:r>
            <w:r>
              <w:rPr>
                <w:rFonts w:hint="eastAsia"/>
              </w:rPr>
              <w:t>_</w:t>
            </w:r>
            <w:r>
              <w:rPr>
                <w:rFonts w:hint="eastAsia"/>
              </w:rPr>
              <w:t>或</w:t>
            </w:r>
            <w:r w:rsidR="00913C25">
              <w:rPr>
                <w:rFonts w:hint="eastAsia"/>
              </w:rPr>
              <w:t>自定義</w:t>
            </w:r>
          </w:p>
        </w:tc>
      </w:tr>
      <w:tr w:rsidR="009C4A86" w:rsidRPr="00727C4D" w:rsidTr="00496884">
        <w:trPr>
          <w:jc w:val="center"/>
        </w:trPr>
        <w:tc>
          <w:tcPr>
            <w:tcW w:w="1172" w:type="pct"/>
            <w:vAlign w:val="center"/>
          </w:tcPr>
          <w:p w:rsidR="009C4A86" w:rsidRDefault="009C4A86" w:rsidP="00177859">
            <w:pPr>
              <w:pStyle w:val="aff3"/>
            </w:pPr>
            <w:r>
              <w:rPr>
                <w:rFonts w:hint="eastAsia"/>
              </w:rPr>
              <w:t>Fu</w:t>
            </w:r>
            <w:r>
              <w:t>nction</w:t>
            </w:r>
          </w:p>
        </w:tc>
        <w:tc>
          <w:tcPr>
            <w:tcW w:w="1914" w:type="pct"/>
            <w:vAlign w:val="center"/>
          </w:tcPr>
          <w:p w:rsidR="009C4A86" w:rsidRDefault="009C4A86" w:rsidP="00177859">
            <w:pPr>
              <w:pStyle w:val="aff3"/>
            </w:pPr>
            <w:r>
              <w:t>前置詞為</w:t>
            </w:r>
            <w:r>
              <w:rPr>
                <w:rFonts w:hint="eastAsia"/>
              </w:rPr>
              <w:t>fs_</w:t>
            </w:r>
          </w:p>
        </w:tc>
        <w:tc>
          <w:tcPr>
            <w:tcW w:w="1914" w:type="pct"/>
            <w:vAlign w:val="center"/>
          </w:tcPr>
          <w:p w:rsidR="009C4A86" w:rsidRDefault="009C4A86">
            <w:pPr>
              <w:pStyle w:val="aff3"/>
            </w:pPr>
            <w:r>
              <w:t>前置詞為</w:t>
            </w:r>
            <w:r>
              <w:t>fn</w:t>
            </w:r>
            <w:r>
              <w:rPr>
                <w:rFonts w:hint="eastAsia"/>
              </w:rPr>
              <w:t>_</w:t>
            </w:r>
            <w:r>
              <w:rPr>
                <w:rFonts w:hint="eastAsia"/>
              </w:rPr>
              <w:t>或</w:t>
            </w:r>
            <w:r w:rsidR="00913C25">
              <w:rPr>
                <w:rFonts w:hint="eastAsia"/>
              </w:rPr>
              <w:t>自定義</w:t>
            </w:r>
          </w:p>
        </w:tc>
      </w:tr>
      <w:tr w:rsidR="009C4A86" w:rsidRPr="00727C4D" w:rsidTr="00496884">
        <w:trPr>
          <w:jc w:val="center"/>
        </w:trPr>
        <w:tc>
          <w:tcPr>
            <w:tcW w:w="1172" w:type="pct"/>
            <w:vAlign w:val="center"/>
          </w:tcPr>
          <w:p w:rsidR="009C4A86" w:rsidRDefault="009C4A86" w:rsidP="00177859">
            <w:pPr>
              <w:pStyle w:val="aff3"/>
            </w:pPr>
            <w:r>
              <w:rPr>
                <w:rFonts w:hint="eastAsia"/>
              </w:rPr>
              <w:t>Stored Procedure</w:t>
            </w:r>
          </w:p>
        </w:tc>
        <w:tc>
          <w:tcPr>
            <w:tcW w:w="1914" w:type="pct"/>
            <w:vAlign w:val="center"/>
          </w:tcPr>
          <w:p w:rsidR="009C4A86" w:rsidRDefault="009C4A86" w:rsidP="00177859">
            <w:pPr>
              <w:pStyle w:val="aff3"/>
            </w:pPr>
            <w:r>
              <w:t>前置詞為</w:t>
            </w:r>
            <w:r>
              <w:rPr>
                <w:rFonts w:hint="eastAsia"/>
              </w:rPr>
              <w:t>xps_</w:t>
            </w:r>
          </w:p>
        </w:tc>
        <w:tc>
          <w:tcPr>
            <w:tcW w:w="1914" w:type="pct"/>
            <w:vAlign w:val="center"/>
          </w:tcPr>
          <w:p w:rsidR="009C4A86" w:rsidRDefault="009C4A86" w:rsidP="009C4A86">
            <w:pPr>
              <w:pStyle w:val="aff3"/>
            </w:pPr>
            <w:r>
              <w:t>前置詞為</w:t>
            </w:r>
            <w:r>
              <w:rPr>
                <w:rFonts w:hint="eastAsia"/>
              </w:rPr>
              <w:t>xp_</w:t>
            </w:r>
            <w:r>
              <w:rPr>
                <w:rFonts w:hint="eastAsia"/>
              </w:rPr>
              <w:t>或</w:t>
            </w:r>
            <w:r w:rsidR="00913C25">
              <w:rPr>
                <w:rFonts w:hint="eastAsia"/>
              </w:rPr>
              <w:t>自定義</w:t>
            </w:r>
          </w:p>
        </w:tc>
      </w:tr>
    </w:tbl>
    <w:p w:rsidR="009C4A86" w:rsidRDefault="009C4A86" w:rsidP="00781BA7"/>
    <w:p w:rsidR="009C4A86" w:rsidRPr="009C4A86" w:rsidRDefault="00EB52E0">
      <w:r>
        <w:rPr>
          <w:rFonts w:hint="eastAsia"/>
        </w:rPr>
        <w:t>I3S</w:t>
      </w:r>
      <w:r w:rsidR="009C4A86">
        <w:t>系統預設的</w:t>
      </w:r>
      <w:r w:rsidR="009C4A86">
        <w:rPr>
          <w:rFonts w:hint="eastAsia"/>
        </w:rPr>
        <w:t>View</w:t>
      </w:r>
      <w:r w:rsidR="009C4A86">
        <w:rPr>
          <w:rFonts w:hint="eastAsia"/>
        </w:rPr>
        <w:t>、</w:t>
      </w:r>
      <w:r w:rsidR="009C4A86">
        <w:rPr>
          <w:rFonts w:hint="eastAsia"/>
        </w:rPr>
        <w:t>Function</w:t>
      </w:r>
      <w:r w:rsidR="009C4A86">
        <w:rPr>
          <w:rFonts w:hint="eastAsia"/>
        </w:rPr>
        <w:t>與</w:t>
      </w:r>
      <w:r w:rsidR="009C4A86">
        <w:rPr>
          <w:rFonts w:hint="eastAsia"/>
        </w:rPr>
        <w:t>Stored Procedure</w:t>
      </w:r>
      <w:r w:rsidR="009C4A86">
        <w:rPr>
          <w:rFonts w:hint="eastAsia"/>
        </w:rPr>
        <w:t>建議不要更動，若要更動時</w:t>
      </w:r>
      <w:r w:rsidR="00233041">
        <w:rPr>
          <w:rFonts w:hint="eastAsia"/>
        </w:rPr>
        <w:t>最好是</w:t>
      </w:r>
      <w:r w:rsidR="00233041">
        <w:t>跟</w:t>
      </w:r>
      <w:r w:rsidR="009C4A86">
        <w:rPr>
          <w:rFonts w:hint="eastAsia"/>
        </w:rPr>
        <w:t>老師或學長討論。</w:t>
      </w:r>
    </w:p>
    <w:p w:rsidR="00622B23" w:rsidRPr="00E4574F" w:rsidRDefault="00622B23" w:rsidP="00781BA7"/>
    <w:p w:rsidR="009C4A86" w:rsidRDefault="00133B10" w:rsidP="00FF32D3">
      <w:pPr>
        <w:pStyle w:val="2"/>
      </w:pPr>
      <w:r>
        <w:t>系統安</w:t>
      </w:r>
      <w:r>
        <w:rPr>
          <w:rFonts w:hint="eastAsia"/>
        </w:rPr>
        <w:t>裝說明</w:t>
      </w:r>
    </w:p>
    <w:p w:rsidR="00133B10" w:rsidRDefault="00133B10" w:rsidP="00496884">
      <w:pPr>
        <w:pStyle w:val="3"/>
      </w:pPr>
      <w:r>
        <w:t>I</w:t>
      </w:r>
      <w:r>
        <w:rPr>
          <w:rFonts w:hint="eastAsia"/>
        </w:rPr>
        <w:t>3S DB</w:t>
      </w:r>
      <w:r>
        <w:rPr>
          <w:rFonts w:hint="eastAsia"/>
        </w:rPr>
        <w:t>安裝包</w:t>
      </w:r>
    </w:p>
    <w:p w:rsidR="00290494" w:rsidRPr="00496884" w:rsidRDefault="00290494" w:rsidP="00496884">
      <w:r>
        <w:rPr>
          <w:rFonts w:hint="eastAsia"/>
        </w:rPr>
        <w:t>I3S DB</w:t>
      </w:r>
      <w:proofErr w:type="gramStart"/>
      <w:r>
        <w:rPr>
          <w:rFonts w:hint="eastAsia"/>
        </w:rPr>
        <w:t>安裝包如</w:t>
      </w:r>
      <w:proofErr w:type="gramEnd"/>
      <w:r>
        <w:fldChar w:fldCharType="begin"/>
      </w:r>
      <w:r>
        <w:instrText xml:space="preserve"> </w:instrText>
      </w:r>
      <w:r>
        <w:rPr>
          <w:rFonts w:hint="eastAsia"/>
        </w:rPr>
        <w:instrText>REF _Ref535507328 \h</w:instrText>
      </w:r>
      <w:r>
        <w:instrText xml:space="preserve"> </w:instrText>
      </w:r>
      <w:r>
        <w:fldChar w:fldCharType="separate"/>
      </w:r>
      <w:r>
        <w:t xml:space="preserve">Figure </w:t>
      </w:r>
      <w:r>
        <w:rPr>
          <w:noProof/>
        </w:rPr>
        <w:t>1</w:t>
      </w:r>
      <w:r>
        <w:fldChar w:fldCharType="end"/>
      </w:r>
      <w:r>
        <w:t>所示</w:t>
      </w:r>
      <w:r>
        <w:rPr>
          <w:rFonts w:hint="eastAsia"/>
        </w:rPr>
        <w:t>，安裝包「</w:t>
      </w:r>
      <w:r>
        <w:rPr>
          <w:rFonts w:hint="eastAsia"/>
        </w:rPr>
        <w:t>I3SDBSchema</w:t>
      </w:r>
      <w:r>
        <w:rPr>
          <w:rFonts w:hint="eastAsia"/>
        </w:rPr>
        <w:t>」</w:t>
      </w:r>
      <w:r w:rsidR="00177859">
        <w:rPr>
          <w:rFonts w:hint="eastAsia"/>
        </w:rPr>
        <w:t>點擊進入後可看到「</w:t>
      </w:r>
      <w:r w:rsidR="00177859">
        <w:rPr>
          <w:rFonts w:hint="eastAsia"/>
        </w:rPr>
        <w:t>SQL</w:t>
      </w:r>
      <w:r w:rsidR="00177859">
        <w:rPr>
          <w:rFonts w:hint="eastAsia"/>
        </w:rPr>
        <w:t>」資料夾、「</w:t>
      </w:r>
      <w:r w:rsidR="00177859">
        <w:rPr>
          <w:rFonts w:hint="eastAsia"/>
        </w:rPr>
        <w:t>Create I3S DB.bat</w:t>
      </w:r>
      <w:r w:rsidR="00CF1CE7">
        <w:rPr>
          <w:rFonts w:hint="eastAsia"/>
        </w:rPr>
        <w:t>」</w:t>
      </w:r>
      <w:r w:rsidR="00177859">
        <w:rPr>
          <w:rFonts w:hint="eastAsia"/>
        </w:rPr>
        <w:t>安裝批次檔與「</w:t>
      </w:r>
      <w:r w:rsidR="00177859">
        <w:rPr>
          <w:rFonts w:hint="eastAsia"/>
        </w:rPr>
        <w:t>I3S DB Schema.docx</w:t>
      </w:r>
      <w:r w:rsidR="00177859">
        <w:rPr>
          <w:rFonts w:hint="eastAsia"/>
        </w:rPr>
        <w:t>」</w:t>
      </w:r>
      <w:r w:rsidR="00177859">
        <w:rPr>
          <w:rFonts w:hint="eastAsia"/>
        </w:rPr>
        <w:t>DB</w:t>
      </w:r>
      <w:r w:rsidR="00177859">
        <w:t xml:space="preserve"> Schema</w:t>
      </w:r>
      <w:r w:rsidR="00177859">
        <w:t>說明文件</w:t>
      </w:r>
      <w:r w:rsidR="00CF1CE7">
        <w:rPr>
          <w:rFonts w:hint="eastAsia"/>
        </w:rPr>
        <w:t>，</w:t>
      </w:r>
      <w:r w:rsidR="00CF1CE7">
        <w:t>其中</w:t>
      </w:r>
      <w:r w:rsidR="00CF1CE7">
        <w:rPr>
          <w:rFonts w:hint="eastAsia"/>
        </w:rPr>
        <w:t>「</w:t>
      </w:r>
      <w:r w:rsidR="00CF1CE7">
        <w:rPr>
          <w:rFonts w:hint="eastAsia"/>
        </w:rPr>
        <w:t>SQL</w:t>
      </w:r>
      <w:r w:rsidR="00CF1CE7">
        <w:rPr>
          <w:rFonts w:hint="eastAsia"/>
        </w:rPr>
        <w:t>」資料夾中放的是建立</w:t>
      </w:r>
      <w:r w:rsidR="00CF1CE7">
        <w:rPr>
          <w:rFonts w:hint="eastAsia"/>
        </w:rPr>
        <w:t>DB</w:t>
      </w:r>
      <w:r w:rsidR="00CF1CE7">
        <w:rPr>
          <w:rFonts w:hint="eastAsia"/>
        </w:rPr>
        <w:t>的相關</w:t>
      </w:r>
      <w:r w:rsidR="00CF1CE7">
        <w:rPr>
          <w:rFonts w:hint="eastAsia"/>
        </w:rPr>
        <w:t>SQL</w:t>
      </w:r>
      <w:r w:rsidR="00CF1CE7">
        <w:t>檔</w:t>
      </w:r>
      <w:r w:rsidR="00CF1CE7">
        <w:rPr>
          <w:rFonts w:hint="eastAsia"/>
        </w:rPr>
        <w:t>。</w:t>
      </w:r>
    </w:p>
    <w:p w:rsidR="00290494" w:rsidRDefault="00290494" w:rsidP="00496884">
      <w:pPr>
        <w:pStyle w:val="aff4"/>
      </w:pPr>
      <w:r w:rsidRPr="00290494">
        <w:lastRenderedPageBreak/>
        <w:drawing>
          <wp:inline distT="0" distB="0" distL="0" distR="0" wp14:anchorId="535E8A6C" wp14:editId="6CF12A19">
            <wp:extent cx="5300460" cy="4120738"/>
            <wp:effectExtent l="0" t="0" r="0" b="0"/>
            <wp:docPr id="3" name="圖片 3" descr="E:\WKELab\QSync\I3S\素材\I3S DBSchema目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KELab\QSync\I3S\素材\I3S DBSchema目錄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082" cy="4122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0494" w:rsidRDefault="00290494" w:rsidP="00496884">
      <w:pPr>
        <w:pStyle w:val="af8"/>
      </w:pPr>
      <w:bookmarkStart w:id="2" w:name="_Ref535507328"/>
      <w:r>
        <w:t xml:space="preserve">Figure </w:t>
      </w:r>
      <w:fldSimple w:instr=" SEQ Figure \* ARABIC ">
        <w:r>
          <w:rPr>
            <w:noProof/>
          </w:rPr>
          <w:t>1</w:t>
        </w:r>
      </w:fldSimple>
      <w:bookmarkEnd w:id="2"/>
      <w:r>
        <w:t xml:space="preserve"> I3S DB Schema </w:t>
      </w:r>
      <w:r>
        <w:t>安</w:t>
      </w:r>
      <w:r>
        <w:rPr>
          <w:rFonts w:hint="eastAsia"/>
        </w:rPr>
        <w:t>裝包</w:t>
      </w:r>
    </w:p>
    <w:p w:rsidR="000D2E51" w:rsidRDefault="000D2E51" w:rsidP="00496884">
      <w:r>
        <w:t>SQL</w:t>
      </w:r>
      <w:r>
        <w:t>檔主要分為如下類別</w:t>
      </w:r>
      <w:r>
        <w:rPr>
          <w:rFonts w:hint="eastAsia"/>
        </w:rPr>
        <w:t>：</w:t>
      </w:r>
    </w:p>
    <w:p w:rsidR="000D2E51" w:rsidRDefault="000D2E51" w:rsidP="00496884">
      <w:pPr>
        <w:pStyle w:val="aff0"/>
        <w:numPr>
          <w:ilvl w:val="0"/>
          <w:numId w:val="26"/>
        </w:numPr>
        <w:ind w:leftChars="0"/>
      </w:pPr>
      <w:r w:rsidRPr="00496884">
        <w:rPr>
          <w:rFonts w:hint="eastAsia"/>
          <w:b/>
        </w:rPr>
        <w:t>建立</w:t>
      </w:r>
      <w:r w:rsidRPr="00496884">
        <w:rPr>
          <w:rFonts w:hint="eastAsia"/>
          <w:b/>
        </w:rPr>
        <w:t>DB</w:t>
      </w:r>
      <w:r w:rsidRPr="00496884">
        <w:rPr>
          <w:rFonts w:hint="eastAsia"/>
          <w:b/>
        </w:rPr>
        <w:t>與</w:t>
      </w:r>
      <w:r w:rsidRPr="00496884">
        <w:rPr>
          <w:rFonts w:hint="eastAsia"/>
          <w:b/>
        </w:rPr>
        <w:t>Tables</w:t>
      </w:r>
      <w:r w:rsidRPr="00496884">
        <w:rPr>
          <w:rFonts w:hint="eastAsia"/>
          <w:b/>
        </w:rPr>
        <w:t>：</w:t>
      </w:r>
      <w:r w:rsidR="00C90FD1">
        <w:rPr>
          <w:rFonts w:hint="eastAsia"/>
        </w:rPr>
        <w:t>代碼為</w:t>
      </w:r>
      <w:r w:rsidR="00C90FD1">
        <w:rPr>
          <w:rFonts w:hint="eastAsia"/>
        </w:rPr>
        <w:t>00 (</w:t>
      </w:r>
      <w:r w:rsidR="00C90FD1">
        <w:rPr>
          <w:rFonts w:hint="eastAsia"/>
        </w:rPr>
        <w:t>建立</w:t>
      </w:r>
      <w:r w:rsidR="00C90FD1">
        <w:rPr>
          <w:rFonts w:hint="eastAsia"/>
        </w:rPr>
        <w:t>DB)</w:t>
      </w:r>
      <w:r w:rsidR="00C90FD1">
        <w:t xml:space="preserve"> </w:t>
      </w:r>
      <w:r w:rsidR="00C90FD1">
        <w:t>與</w:t>
      </w:r>
      <w:r w:rsidR="00C90FD1">
        <w:rPr>
          <w:rFonts w:hint="eastAsia"/>
        </w:rPr>
        <w:t>01 (</w:t>
      </w:r>
      <w:r w:rsidR="00C90FD1">
        <w:t>建立</w:t>
      </w:r>
      <w:r w:rsidR="00C90FD1">
        <w:rPr>
          <w:rFonts w:hint="eastAsia"/>
        </w:rPr>
        <w:t>Tables)</w:t>
      </w:r>
      <w:r w:rsidR="00C90FD1">
        <w:rPr>
          <w:rFonts w:hint="eastAsia"/>
        </w:rPr>
        <w:t>，內容為產生使用者定義的資料庫並在此資料庫中建立</w:t>
      </w:r>
      <w:r w:rsidR="00C90FD1">
        <w:rPr>
          <w:rFonts w:hint="eastAsia"/>
        </w:rPr>
        <w:t>I3S</w:t>
      </w:r>
      <w:r w:rsidR="00C90FD1">
        <w:t>基本的資料表</w:t>
      </w:r>
      <w:r w:rsidR="00C90FD1">
        <w:rPr>
          <w:rFonts w:hint="eastAsia"/>
        </w:rPr>
        <w:t>。</w:t>
      </w:r>
    </w:p>
    <w:p w:rsidR="000D2E51" w:rsidRDefault="000D2E51" w:rsidP="00496884">
      <w:pPr>
        <w:pStyle w:val="aff0"/>
        <w:numPr>
          <w:ilvl w:val="0"/>
          <w:numId w:val="26"/>
        </w:numPr>
        <w:ind w:leftChars="0"/>
      </w:pPr>
      <w:r w:rsidRPr="00496884">
        <w:rPr>
          <w:b/>
        </w:rPr>
        <w:t>建立</w:t>
      </w:r>
      <w:r w:rsidRPr="00496884">
        <w:rPr>
          <w:rFonts w:hint="eastAsia"/>
          <w:b/>
        </w:rPr>
        <w:t>View Tables</w:t>
      </w:r>
      <w:r w:rsidRPr="00496884">
        <w:rPr>
          <w:rFonts w:hint="eastAsia"/>
          <w:b/>
        </w:rPr>
        <w:t>：</w:t>
      </w:r>
      <w:r w:rsidR="00C90FD1">
        <w:rPr>
          <w:rFonts w:hint="eastAsia"/>
        </w:rPr>
        <w:t>代碼為</w:t>
      </w:r>
      <w:r w:rsidR="00C90FD1">
        <w:rPr>
          <w:rFonts w:hint="eastAsia"/>
        </w:rPr>
        <w:t>02</w:t>
      </w:r>
      <w:r w:rsidR="00C90FD1">
        <w:rPr>
          <w:rFonts w:hint="eastAsia"/>
        </w:rPr>
        <w:t>，內容為基於各</w:t>
      </w:r>
      <w:r w:rsidR="00C90FD1">
        <w:rPr>
          <w:rFonts w:hint="eastAsia"/>
        </w:rPr>
        <w:t>Schema</w:t>
      </w:r>
      <w:r w:rsidR="00C90FD1">
        <w:rPr>
          <w:rFonts w:hint="eastAsia"/>
        </w:rPr>
        <w:t>與其相關</w:t>
      </w:r>
      <w:r w:rsidR="00C90FD1">
        <w:rPr>
          <w:rFonts w:hint="eastAsia"/>
        </w:rPr>
        <w:t>Tables</w:t>
      </w:r>
      <w:r w:rsidR="00C90FD1">
        <w:rPr>
          <w:rFonts w:hint="eastAsia"/>
        </w:rPr>
        <w:t>來建立系統預設的</w:t>
      </w:r>
      <w:r w:rsidR="00C90FD1">
        <w:rPr>
          <w:rFonts w:hint="eastAsia"/>
        </w:rPr>
        <w:t>View</w:t>
      </w:r>
      <w:r w:rsidR="00C90FD1">
        <w:t xml:space="preserve"> Tables</w:t>
      </w:r>
      <w:r w:rsidR="00C90FD1">
        <w:rPr>
          <w:rFonts w:hint="eastAsia"/>
        </w:rPr>
        <w:t>。</w:t>
      </w:r>
    </w:p>
    <w:p w:rsidR="000D2E51" w:rsidRDefault="000D2E51" w:rsidP="00496884">
      <w:pPr>
        <w:pStyle w:val="aff0"/>
        <w:numPr>
          <w:ilvl w:val="0"/>
          <w:numId w:val="26"/>
        </w:numPr>
        <w:ind w:leftChars="0"/>
      </w:pPr>
      <w:r w:rsidRPr="00496884">
        <w:rPr>
          <w:b/>
        </w:rPr>
        <w:t>建立</w:t>
      </w:r>
      <w:r w:rsidRPr="00496884">
        <w:rPr>
          <w:rFonts w:hint="eastAsia"/>
          <w:b/>
        </w:rPr>
        <w:t>Functions</w:t>
      </w:r>
      <w:r w:rsidRPr="00496884">
        <w:rPr>
          <w:rFonts w:hint="eastAsia"/>
          <w:b/>
        </w:rPr>
        <w:t>：</w:t>
      </w:r>
      <w:r w:rsidR="00C90FD1">
        <w:rPr>
          <w:rFonts w:hint="eastAsia"/>
        </w:rPr>
        <w:t>代碼為</w:t>
      </w:r>
      <w:r w:rsidR="00C90FD1">
        <w:rPr>
          <w:rFonts w:hint="eastAsia"/>
        </w:rPr>
        <w:t>03</w:t>
      </w:r>
      <w:r w:rsidR="00C90FD1">
        <w:rPr>
          <w:rFonts w:hint="eastAsia"/>
        </w:rPr>
        <w:t>，內容為基於各</w:t>
      </w:r>
      <w:r w:rsidR="00C90FD1">
        <w:rPr>
          <w:rFonts w:hint="eastAsia"/>
        </w:rPr>
        <w:t>Schema</w:t>
      </w:r>
      <w:r w:rsidR="002C7C24">
        <w:t>中相關</w:t>
      </w:r>
      <w:r w:rsidR="002C7C24">
        <w:rPr>
          <w:rFonts w:hint="eastAsia"/>
        </w:rPr>
        <w:t>Tables</w:t>
      </w:r>
      <w:r w:rsidR="002C7C24">
        <w:rPr>
          <w:rFonts w:hint="eastAsia"/>
        </w:rPr>
        <w:t>欄位的查詢與管理</w:t>
      </w:r>
      <w:r w:rsidR="00C90FD1">
        <w:t>需求來</w:t>
      </w:r>
      <w:r w:rsidR="002C7C24">
        <w:t>定</w:t>
      </w:r>
      <w:r w:rsidR="002C7C24">
        <w:rPr>
          <w:rFonts w:hint="eastAsia"/>
        </w:rPr>
        <w:t>義</w:t>
      </w:r>
      <w:r w:rsidR="00C90FD1">
        <w:rPr>
          <w:rFonts w:hint="eastAsia"/>
        </w:rPr>
        <w:t>系統預設的</w:t>
      </w:r>
      <w:r w:rsidR="00C90FD1">
        <w:rPr>
          <w:rFonts w:hint="eastAsia"/>
        </w:rPr>
        <w:t>Functions</w:t>
      </w:r>
      <w:r w:rsidR="00C90FD1">
        <w:rPr>
          <w:rFonts w:hint="eastAsia"/>
        </w:rPr>
        <w:t>。</w:t>
      </w:r>
    </w:p>
    <w:p w:rsidR="000D2E51" w:rsidRDefault="000D2E51" w:rsidP="00496884">
      <w:pPr>
        <w:pStyle w:val="aff0"/>
        <w:numPr>
          <w:ilvl w:val="0"/>
          <w:numId w:val="26"/>
        </w:numPr>
        <w:ind w:leftChars="0"/>
      </w:pPr>
      <w:r w:rsidRPr="00496884">
        <w:rPr>
          <w:rFonts w:hint="eastAsia"/>
          <w:b/>
        </w:rPr>
        <w:t>建立</w:t>
      </w:r>
      <w:r w:rsidRPr="00496884">
        <w:rPr>
          <w:rFonts w:hint="eastAsia"/>
          <w:b/>
        </w:rPr>
        <w:t>Stored Procedures</w:t>
      </w:r>
      <w:r w:rsidRPr="00496884">
        <w:rPr>
          <w:rFonts w:hint="eastAsia"/>
          <w:b/>
        </w:rPr>
        <w:t>：</w:t>
      </w:r>
      <w:r w:rsidR="00C90FD1">
        <w:rPr>
          <w:rFonts w:hint="eastAsia"/>
        </w:rPr>
        <w:t>代碼為</w:t>
      </w:r>
      <w:r w:rsidR="00C90FD1">
        <w:rPr>
          <w:rFonts w:hint="eastAsia"/>
        </w:rPr>
        <w:t>04</w:t>
      </w:r>
      <w:r w:rsidR="00C90FD1">
        <w:rPr>
          <w:rFonts w:hint="eastAsia"/>
        </w:rPr>
        <w:t>，內容為基於各</w:t>
      </w:r>
      <w:r w:rsidR="00C90FD1">
        <w:rPr>
          <w:rFonts w:hint="eastAsia"/>
        </w:rPr>
        <w:t>Schema</w:t>
      </w:r>
      <w:r w:rsidR="00C90FD1">
        <w:t>常用的新增</w:t>
      </w:r>
      <w:r w:rsidR="00C90FD1">
        <w:rPr>
          <w:rFonts w:hint="eastAsia"/>
        </w:rPr>
        <w:t>、</w:t>
      </w:r>
      <w:r w:rsidR="00C90FD1">
        <w:t>修改與刪除相關功能需求來建立</w:t>
      </w:r>
      <w:r w:rsidR="00C90FD1">
        <w:rPr>
          <w:rFonts w:hint="eastAsia"/>
        </w:rPr>
        <w:t>系統預設的</w:t>
      </w:r>
      <w:r w:rsidR="00C90FD1">
        <w:rPr>
          <w:rFonts w:hint="eastAsia"/>
        </w:rPr>
        <w:t>S</w:t>
      </w:r>
      <w:r w:rsidR="00C90FD1">
        <w:t>tored Procedures</w:t>
      </w:r>
      <w:r w:rsidR="00C90FD1">
        <w:rPr>
          <w:rFonts w:hint="eastAsia"/>
        </w:rPr>
        <w:t>。</w:t>
      </w:r>
    </w:p>
    <w:p w:rsidR="000D2E51" w:rsidRPr="00496884" w:rsidRDefault="000D2E51" w:rsidP="00496884">
      <w:pPr>
        <w:pStyle w:val="aff0"/>
        <w:numPr>
          <w:ilvl w:val="0"/>
          <w:numId w:val="26"/>
        </w:numPr>
        <w:ind w:leftChars="0"/>
      </w:pPr>
      <w:r w:rsidRPr="00496884">
        <w:rPr>
          <w:rFonts w:hint="eastAsia"/>
          <w:b/>
        </w:rPr>
        <w:t>新增</w:t>
      </w:r>
      <w:r w:rsidRPr="00496884">
        <w:rPr>
          <w:rFonts w:hint="eastAsia"/>
          <w:b/>
        </w:rPr>
        <w:t>Tuples</w:t>
      </w:r>
      <w:r w:rsidRPr="00496884">
        <w:rPr>
          <w:rFonts w:hint="eastAsia"/>
          <w:b/>
        </w:rPr>
        <w:t>：</w:t>
      </w:r>
      <w:r w:rsidR="002C7C24">
        <w:rPr>
          <w:rFonts w:hint="eastAsia"/>
        </w:rPr>
        <w:t>代碼為</w:t>
      </w:r>
      <w:r w:rsidR="002C7C24">
        <w:rPr>
          <w:rFonts w:hint="eastAsia"/>
        </w:rPr>
        <w:t>05</w:t>
      </w:r>
      <w:r w:rsidR="002C7C24">
        <w:rPr>
          <w:rFonts w:hint="eastAsia"/>
        </w:rPr>
        <w:t>，</w:t>
      </w:r>
      <w:r w:rsidR="005173D8">
        <w:rPr>
          <w:rFonts w:hint="eastAsia"/>
        </w:rPr>
        <w:t>檔案</w:t>
      </w:r>
      <w:r w:rsidR="002C7C24">
        <w:rPr>
          <w:rFonts w:hint="eastAsia"/>
        </w:rPr>
        <w:t>內容是將系統預設的</w:t>
      </w:r>
      <w:r w:rsidR="002C7C24">
        <w:rPr>
          <w:rFonts w:hint="eastAsia"/>
        </w:rPr>
        <w:t>Entity</w:t>
      </w:r>
      <w:r w:rsidR="002C7C24">
        <w:rPr>
          <w:rFonts w:hint="eastAsia"/>
        </w:rPr>
        <w:t>、</w:t>
      </w:r>
      <w:r w:rsidR="002C7C24">
        <w:rPr>
          <w:rFonts w:hint="eastAsia"/>
        </w:rPr>
        <w:t>Class</w:t>
      </w:r>
      <w:r w:rsidR="002C7C24">
        <w:rPr>
          <w:rFonts w:hint="eastAsia"/>
        </w:rPr>
        <w:t>與其它相關資料匯入至各</w:t>
      </w:r>
      <w:r w:rsidR="002C7C24">
        <w:rPr>
          <w:rFonts w:hint="eastAsia"/>
        </w:rPr>
        <w:t>Schema</w:t>
      </w:r>
      <w:r w:rsidR="002C7C24">
        <w:rPr>
          <w:rFonts w:hint="eastAsia"/>
        </w:rPr>
        <w:t>中。</w:t>
      </w:r>
    </w:p>
    <w:p w:rsidR="009D0990" w:rsidRDefault="009D0990" w:rsidP="00B305FC">
      <w:pPr>
        <w:pStyle w:val="1"/>
      </w:pPr>
      <w:r>
        <w:rPr>
          <w:rFonts w:hint="eastAsia"/>
        </w:rPr>
        <w:t xml:space="preserve">I3S Schema </w:t>
      </w:r>
      <w:r w:rsidR="00C611B3">
        <w:t>–</w:t>
      </w:r>
      <w:r>
        <w:rPr>
          <w:rFonts w:hint="eastAsia"/>
        </w:rPr>
        <w:t xml:space="preserve"> </w:t>
      </w:r>
      <w:r w:rsidR="00DF61A5">
        <w:t>Base</w:t>
      </w:r>
    </w:p>
    <w:p w:rsidR="00E55FFF" w:rsidRDefault="00E55FFF" w:rsidP="00FF32D3">
      <w:pPr>
        <w:pStyle w:val="2"/>
      </w:pPr>
      <w:r>
        <w:rPr>
          <w:rFonts w:hint="eastAsia"/>
        </w:rPr>
        <w:t>Tables</w:t>
      </w:r>
    </w:p>
    <w:p w:rsidR="00E55FFF" w:rsidRPr="00DF61A5" w:rsidRDefault="00E55FFF" w:rsidP="00DF61A5">
      <w:pPr>
        <w:pStyle w:val="3"/>
      </w:pPr>
      <w:r>
        <w:rPr>
          <w:rFonts w:hint="eastAsia"/>
        </w:rPr>
        <w:t>SystemConfig</w:t>
      </w:r>
      <w:r>
        <w:t xml:space="preserve"> Table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6"/>
        <w:gridCol w:w="1964"/>
        <w:gridCol w:w="5688"/>
      </w:tblGrid>
      <w:tr w:rsidR="00E55FFF" w:rsidRPr="00727C4D" w:rsidTr="00B5031B">
        <w:trPr>
          <w:jc w:val="center"/>
        </w:trPr>
        <w:tc>
          <w:tcPr>
            <w:tcW w:w="1018" w:type="pct"/>
            <w:shd w:val="clear" w:color="auto" w:fill="D9D9D9" w:themeFill="background1" w:themeFillShade="D9"/>
            <w:vAlign w:val="center"/>
          </w:tcPr>
          <w:p w:rsidR="00E55FFF" w:rsidRPr="00BA19ED" w:rsidRDefault="00E55FFF" w:rsidP="00B5031B">
            <w:pPr>
              <w:pStyle w:val="aff3"/>
              <w:rPr>
                <w:b/>
              </w:rPr>
            </w:pPr>
            <w:r w:rsidRPr="00BA19ED">
              <w:rPr>
                <w:rFonts w:hint="eastAsia"/>
                <w:b/>
              </w:rPr>
              <w:t>欄位名稱</w:t>
            </w:r>
          </w:p>
        </w:tc>
        <w:tc>
          <w:tcPr>
            <w:tcW w:w="1022" w:type="pct"/>
            <w:shd w:val="clear" w:color="auto" w:fill="D9D9D9" w:themeFill="background1" w:themeFillShade="D9"/>
            <w:vAlign w:val="center"/>
          </w:tcPr>
          <w:p w:rsidR="00E55FFF" w:rsidRPr="00BA19ED" w:rsidRDefault="00E55FFF" w:rsidP="00B5031B">
            <w:pPr>
              <w:pStyle w:val="aff3"/>
              <w:rPr>
                <w:b/>
              </w:rPr>
            </w:pPr>
            <w:r w:rsidRPr="00BA19ED">
              <w:rPr>
                <w:rFonts w:hint="eastAsia"/>
                <w:b/>
              </w:rPr>
              <w:t>資料型態</w:t>
            </w:r>
          </w:p>
        </w:tc>
        <w:tc>
          <w:tcPr>
            <w:tcW w:w="2960" w:type="pct"/>
            <w:shd w:val="clear" w:color="auto" w:fill="D9D9D9" w:themeFill="background1" w:themeFillShade="D9"/>
            <w:vAlign w:val="center"/>
          </w:tcPr>
          <w:p w:rsidR="00E55FFF" w:rsidRPr="00BA19ED" w:rsidRDefault="00E55FFF" w:rsidP="00B5031B">
            <w:pPr>
              <w:pStyle w:val="aff3"/>
              <w:rPr>
                <w:b/>
              </w:rPr>
            </w:pPr>
            <w:r w:rsidRPr="00BA19ED">
              <w:rPr>
                <w:rFonts w:hint="eastAsia"/>
                <w:b/>
              </w:rPr>
              <w:t>註解</w:t>
            </w:r>
          </w:p>
        </w:tc>
      </w:tr>
      <w:tr w:rsidR="00E55FFF" w:rsidRPr="00727C4D" w:rsidTr="00B5031B">
        <w:trPr>
          <w:jc w:val="center"/>
        </w:trPr>
        <w:tc>
          <w:tcPr>
            <w:tcW w:w="1018" w:type="pct"/>
            <w:vAlign w:val="center"/>
          </w:tcPr>
          <w:p w:rsidR="00E55FFF" w:rsidRPr="00F27004" w:rsidRDefault="009D51EB" w:rsidP="00B5031B">
            <w:pPr>
              <w:pStyle w:val="aff3"/>
            </w:pPr>
            <w:r>
              <w:lastRenderedPageBreak/>
              <w:t>Name</w:t>
            </w:r>
          </w:p>
        </w:tc>
        <w:tc>
          <w:tcPr>
            <w:tcW w:w="1022" w:type="pct"/>
            <w:vAlign w:val="center"/>
          </w:tcPr>
          <w:p w:rsidR="00E55FFF" w:rsidRPr="00F27004" w:rsidRDefault="009D51EB" w:rsidP="00B5031B">
            <w:pPr>
              <w:pStyle w:val="aff3"/>
            </w:pPr>
            <w:proofErr w:type="gramStart"/>
            <w:r>
              <w:t>nvarchar(</w:t>
            </w:r>
            <w:proofErr w:type="gramEnd"/>
            <w:r>
              <w:t>256)</w:t>
            </w:r>
          </w:p>
        </w:tc>
        <w:tc>
          <w:tcPr>
            <w:tcW w:w="2960" w:type="pct"/>
            <w:vAlign w:val="center"/>
          </w:tcPr>
          <w:p w:rsidR="00E55FFF" w:rsidRPr="00F27004" w:rsidRDefault="00E55FFF" w:rsidP="00DF61A5">
            <w:pPr>
              <w:pStyle w:val="aff3"/>
            </w:pPr>
            <w:r w:rsidRPr="00F27004">
              <w:rPr>
                <w:rFonts w:hint="eastAsia"/>
              </w:rPr>
              <w:t>PK</w:t>
            </w:r>
            <w:r w:rsidRPr="001036CA">
              <w:rPr>
                <w:vertAlign w:val="superscript"/>
              </w:rPr>
              <w:footnoteReference w:id="1"/>
            </w:r>
            <w:r w:rsidR="009D51EB">
              <w:rPr>
                <w:rFonts w:hint="eastAsia"/>
              </w:rPr>
              <w:t>，</w:t>
            </w:r>
            <w:r w:rsidR="009D51EB">
              <w:t>系</w:t>
            </w:r>
            <w:r w:rsidR="009D51EB">
              <w:rPr>
                <w:rFonts w:hint="eastAsia"/>
              </w:rPr>
              <w:t>統設</w:t>
            </w:r>
            <w:r w:rsidR="009D51EB">
              <w:t>定</w:t>
            </w:r>
            <w:r w:rsidR="009D51EB">
              <w:rPr>
                <w:rFonts w:hint="eastAsia"/>
              </w:rPr>
              <w:t>項</w:t>
            </w:r>
            <w:r w:rsidR="009D51EB">
              <w:t>目的名稱</w:t>
            </w:r>
            <w:r w:rsidR="00E72C6D">
              <w:rPr>
                <w:rFonts w:hint="eastAsia"/>
              </w:rPr>
              <w:t>，如</w:t>
            </w:r>
            <w:r w:rsidR="00E72C6D">
              <w:rPr>
                <w:rFonts w:hint="eastAsia"/>
              </w:rPr>
              <w:t>License Key</w:t>
            </w:r>
          </w:p>
        </w:tc>
      </w:tr>
      <w:tr w:rsidR="00E55FFF" w:rsidRPr="00727C4D" w:rsidTr="00B5031B">
        <w:trPr>
          <w:jc w:val="center"/>
        </w:trPr>
        <w:tc>
          <w:tcPr>
            <w:tcW w:w="1018" w:type="pct"/>
            <w:vAlign w:val="center"/>
          </w:tcPr>
          <w:p w:rsidR="00E55FFF" w:rsidRPr="00F27004" w:rsidRDefault="009D51EB" w:rsidP="00B5031B">
            <w:pPr>
              <w:pStyle w:val="aff3"/>
            </w:pPr>
            <w:r>
              <w:t>Des</w:t>
            </w:r>
          </w:p>
        </w:tc>
        <w:tc>
          <w:tcPr>
            <w:tcW w:w="1022" w:type="pct"/>
            <w:vAlign w:val="center"/>
          </w:tcPr>
          <w:p w:rsidR="00E55FFF" w:rsidRPr="00F27004" w:rsidRDefault="00E55FFF" w:rsidP="00DF61A5">
            <w:pPr>
              <w:pStyle w:val="aff3"/>
            </w:pPr>
            <w:proofErr w:type="gramStart"/>
            <w:r w:rsidRPr="00F27004">
              <w:rPr>
                <w:rFonts w:hint="eastAsia"/>
              </w:rPr>
              <w:t>n</w:t>
            </w:r>
            <w:r w:rsidRPr="00F27004">
              <w:t>varchar</w:t>
            </w:r>
            <w:r w:rsidRPr="00F27004">
              <w:rPr>
                <w:rFonts w:hint="eastAsia"/>
              </w:rPr>
              <w:t>(</w:t>
            </w:r>
            <w:proofErr w:type="gramEnd"/>
            <w:r w:rsidR="009D51EB">
              <w:t>4000</w:t>
            </w:r>
            <w:r w:rsidRPr="00F27004">
              <w:rPr>
                <w:rFonts w:hint="eastAsia"/>
              </w:rPr>
              <w:t>)</w:t>
            </w:r>
          </w:p>
        </w:tc>
        <w:tc>
          <w:tcPr>
            <w:tcW w:w="2960" w:type="pct"/>
            <w:vAlign w:val="center"/>
          </w:tcPr>
          <w:p w:rsidR="00E55FFF" w:rsidRPr="00F27004" w:rsidRDefault="009D51EB" w:rsidP="00B5031B">
            <w:pPr>
              <w:pStyle w:val="aff3"/>
            </w:pPr>
            <w:r>
              <w:rPr>
                <w:rFonts w:hint="eastAsia"/>
              </w:rPr>
              <w:t>設</w:t>
            </w:r>
            <w:r>
              <w:t>定</w:t>
            </w:r>
            <w:r>
              <w:rPr>
                <w:rFonts w:hint="eastAsia"/>
              </w:rPr>
              <w:t>項</w:t>
            </w:r>
            <w:r>
              <w:t>目</w:t>
            </w:r>
            <w:r>
              <w:rPr>
                <w:rFonts w:hint="eastAsia"/>
              </w:rPr>
              <w:t>的</w:t>
            </w:r>
            <w:r>
              <w:t>內容</w:t>
            </w:r>
          </w:p>
        </w:tc>
      </w:tr>
      <w:tr w:rsidR="00E55FFF" w:rsidRPr="00727C4D" w:rsidTr="00B5031B">
        <w:trPr>
          <w:jc w:val="center"/>
        </w:trPr>
        <w:tc>
          <w:tcPr>
            <w:tcW w:w="1018" w:type="pct"/>
            <w:vAlign w:val="center"/>
          </w:tcPr>
          <w:p w:rsidR="00E55FFF" w:rsidRPr="00F27004" w:rsidRDefault="009D51EB" w:rsidP="00B5031B">
            <w:pPr>
              <w:pStyle w:val="aff3"/>
            </w:pPr>
            <w:r>
              <w:t>S</w:t>
            </w:r>
            <w:r>
              <w:rPr>
                <w:rFonts w:hint="eastAsia"/>
              </w:rPr>
              <w:t>ince</w:t>
            </w:r>
          </w:p>
        </w:tc>
        <w:tc>
          <w:tcPr>
            <w:tcW w:w="1022" w:type="pct"/>
            <w:vAlign w:val="center"/>
          </w:tcPr>
          <w:p w:rsidR="00E55FFF" w:rsidRPr="00F27004" w:rsidRDefault="009D51EB" w:rsidP="00B5031B">
            <w:pPr>
              <w:pStyle w:val="aff3"/>
            </w:pPr>
            <w:r>
              <w:t>datetime</w:t>
            </w:r>
          </w:p>
        </w:tc>
        <w:tc>
          <w:tcPr>
            <w:tcW w:w="2960" w:type="pct"/>
            <w:vAlign w:val="center"/>
          </w:tcPr>
          <w:p w:rsidR="00E55FFF" w:rsidRPr="00F27004" w:rsidRDefault="009D51EB" w:rsidP="00B5031B">
            <w:pPr>
              <w:pStyle w:val="aff3"/>
            </w:pPr>
            <w:r>
              <w:rPr>
                <w:rFonts w:hint="eastAsia"/>
              </w:rPr>
              <w:t>default = getdate(</w:t>
            </w:r>
            <w:r>
              <w:t xml:space="preserve"> 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</w:t>
            </w:r>
            <w:r>
              <w:t>建立時間</w:t>
            </w:r>
          </w:p>
        </w:tc>
      </w:tr>
      <w:tr w:rsidR="009D51EB" w:rsidRPr="00727C4D" w:rsidTr="00B5031B">
        <w:trPr>
          <w:jc w:val="center"/>
        </w:trPr>
        <w:tc>
          <w:tcPr>
            <w:tcW w:w="1018" w:type="pct"/>
            <w:vAlign w:val="center"/>
          </w:tcPr>
          <w:p w:rsidR="009D51EB" w:rsidRDefault="009D51EB" w:rsidP="00B5031B">
            <w:pPr>
              <w:pStyle w:val="aff3"/>
            </w:pPr>
            <w:r>
              <w:rPr>
                <w:rFonts w:hint="eastAsia"/>
              </w:rPr>
              <w:t>LastModifiedDT</w:t>
            </w:r>
          </w:p>
        </w:tc>
        <w:tc>
          <w:tcPr>
            <w:tcW w:w="1022" w:type="pct"/>
            <w:vAlign w:val="center"/>
          </w:tcPr>
          <w:p w:rsidR="009D51EB" w:rsidRDefault="009D51EB" w:rsidP="00B5031B">
            <w:pPr>
              <w:pStyle w:val="aff3"/>
            </w:pPr>
            <w:r>
              <w:rPr>
                <w:rFonts w:hint="eastAsia"/>
              </w:rPr>
              <w:t>datetime</w:t>
            </w:r>
          </w:p>
        </w:tc>
        <w:tc>
          <w:tcPr>
            <w:tcW w:w="2960" w:type="pct"/>
            <w:vAlign w:val="center"/>
          </w:tcPr>
          <w:p w:rsidR="009D51EB" w:rsidRDefault="009D51EB" w:rsidP="00B5031B">
            <w:pPr>
              <w:pStyle w:val="aff3"/>
            </w:pPr>
            <w:r>
              <w:rPr>
                <w:rFonts w:hint="eastAsia"/>
              </w:rPr>
              <w:t>default = getdate( )</w:t>
            </w:r>
            <w:r>
              <w:rPr>
                <w:rFonts w:hint="eastAsia"/>
              </w:rPr>
              <w:t>，</w:t>
            </w:r>
            <w:r>
              <w:t>最後更新時間</w:t>
            </w:r>
          </w:p>
        </w:tc>
      </w:tr>
      <w:tr w:rsidR="00E55FFF" w:rsidRPr="00727C4D" w:rsidTr="00B5031B">
        <w:trPr>
          <w:jc w:val="center"/>
        </w:trPr>
        <w:tc>
          <w:tcPr>
            <w:tcW w:w="1018" w:type="pct"/>
            <w:vAlign w:val="center"/>
          </w:tcPr>
          <w:p w:rsidR="00E55FFF" w:rsidRPr="00F27004" w:rsidRDefault="00E55FFF" w:rsidP="00B5031B">
            <w:pPr>
              <w:pStyle w:val="aff3"/>
            </w:pPr>
            <w:r>
              <w:rPr>
                <w:rFonts w:hint="eastAsia"/>
              </w:rPr>
              <w:t>bDel</w:t>
            </w:r>
          </w:p>
        </w:tc>
        <w:tc>
          <w:tcPr>
            <w:tcW w:w="1022" w:type="pct"/>
            <w:vAlign w:val="center"/>
          </w:tcPr>
          <w:p w:rsidR="00E55FFF" w:rsidRPr="00F27004" w:rsidRDefault="00E55FFF" w:rsidP="00B5031B">
            <w:pPr>
              <w:pStyle w:val="aff3"/>
            </w:pPr>
            <w:r>
              <w:rPr>
                <w:rFonts w:hint="eastAsia"/>
              </w:rPr>
              <w:t>bit</w:t>
            </w:r>
          </w:p>
        </w:tc>
        <w:tc>
          <w:tcPr>
            <w:tcW w:w="2960" w:type="pct"/>
            <w:vAlign w:val="center"/>
          </w:tcPr>
          <w:p w:rsidR="00E55FFF" w:rsidRPr="00F27004" w:rsidRDefault="00E55FFF" w:rsidP="00B5031B">
            <w:pPr>
              <w:pStyle w:val="aff3"/>
            </w:pPr>
            <w:r>
              <w:rPr>
                <w:rFonts w:hint="eastAsia"/>
              </w:rPr>
              <w:t>default = 0</w:t>
            </w:r>
            <w:r>
              <w:rPr>
                <w:rFonts w:hint="eastAsia"/>
              </w:rPr>
              <w:t>，</w:t>
            </w:r>
            <w:r>
              <w:t>表示是否刪除</w:t>
            </w:r>
          </w:p>
        </w:tc>
      </w:tr>
    </w:tbl>
    <w:p w:rsidR="00C611B3" w:rsidRDefault="00C611B3" w:rsidP="00DF61A5"/>
    <w:p w:rsidR="007A4D61" w:rsidRDefault="007A4D61" w:rsidP="00382622">
      <w:pPr>
        <w:pStyle w:val="3"/>
      </w:pPr>
      <w:r>
        <w:rPr>
          <w:rFonts w:hint="eastAsia"/>
        </w:rPr>
        <w:t>ContentType Table</w:t>
      </w:r>
    </w:p>
    <w:p w:rsidR="007A4D61" w:rsidRDefault="007A4D61" w:rsidP="007A4D61">
      <w:r>
        <w:rPr>
          <w:rFonts w:hint="eastAsia"/>
        </w:rPr>
        <w:t>記</w:t>
      </w:r>
      <w:r>
        <w:t>錄各種文件格式</w:t>
      </w:r>
      <w:r>
        <w:rPr>
          <w:rFonts w:hint="eastAsia"/>
        </w:rPr>
        <w:t>如</w:t>
      </w:r>
      <w:r>
        <w:rPr>
          <w:rFonts w:hint="eastAsia"/>
        </w:rPr>
        <w:t>HTML</w:t>
      </w:r>
      <w:r>
        <w:rPr>
          <w:rFonts w:hint="eastAsia"/>
        </w:rPr>
        <w:t>…等，</w:t>
      </w:r>
      <w:r>
        <w:t>以供</w:t>
      </w:r>
      <w:r>
        <w:rPr>
          <w:rFonts w:hint="eastAsia"/>
        </w:rPr>
        <w:t>Archive</w:t>
      </w:r>
      <w:r>
        <w:t xml:space="preserve"> Table</w:t>
      </w:r>
      <w:r>
        <w:t>與</w:t>
      </w:r>
      <w:r>
        <w:rPr>
          <w:rFonts w:hint="eastAsia"/>
        </w:rPr>
        <w:t>URL Ta</w:t>
      </w:r>
      <w:r>
        <w:t>ble</w:t>
      </w:r>
      <w:r>
        <w:rPr>
          <w:rFonts w:hint="eastAsia"/>
        </w:rPr>
        <w:t>對</w:t>
      </w:r>
      <w:r>
        <w:t>應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960"/>
        <w:gridCol w:w="5688"/>
      </w:tblGrid>
      <w:tr w:rsidR="007A4D61" w:rsidRPr="00727C4D" w:rsidTr="00C222BF">
        <w:trPr>
          <w:jc w:val="center"/>
        </w:trPr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7A4D61" w:rsidRPr="005C541D" w:rsidRDefault="007A4D61" w:rsidP="00C222BF">
            <w:pPr>
              <w:pStyle w:val="aff3"/>
            </w:pPr>
            <w:r w:rsidRPr="005C541D">
              <w:rPr>
                <w:rFonts w:hint="eastAsia"/>
              </w:rPr>
              <w:t>欄位名稱</w:t>
            </w:r>
          </w:p>
        </w:tc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7A4D61" w:rsidRPr="005C541D" w:rsidRDefault="007A4D61" w:rsidP="00C222BF">
            <w:pPr>
              <w:pStyle w:val="aff3"/>
            </w:pPr>
            <w:r w:rsidRPr="005C541D">
              <w:rPr>
                <w:rFonts w:hint="eastAsia"/>
              </w:rPr>
              <w:t>資料型態</w:t>
            </w:r>
          </w:p>
        </w:tc>
        <w:tc>
          <w:tcPr>
            <w:tcW w:w="2959" w:type="pct"/>
            <w:shd w:val="clear" w:color="auto" w:fill="D0CECE" w:themeFill="background2" w:themeFillShade="E6"/>
            <w:vAlign w:val="center"/>
          </w:tcPr>
          <w:p w:rsidR="007A4D61" w:rsidRPr="005C541D" w:rsidRDefault="007A4D61" w:rsidP="00C222BF">
            <w:pPr>
              <w:pStyle w:val="aff3"/>
            </w:pPr>
            <w:r w:rsidRPr="005C541D">
              <w:rPr>
                <w:rFonts w:hint="eastAsia"/>
              </w:rPr>
              <w:t>註解</w:t>
            </w:r>
          </w:p>
        </w:tc>
      </w:tr>
      <w:tr w:rsidR="007A4D61" w:rsidTr="00C222BF">
        <w:trPr>
          <w:jc w:val="center"/>
        </w:trPr>
        <w:tc>
          <w:tcPr>
            <w:tcW w:w="1020" w:type="pct"/>
          </w:tcPr>
          <w:p w:rsidR="007A4D61" w:rsidRPr="005C541D" w:rsidRDefault="007A4D61" w:rsidP="00C222BF">
            <w:pPr>
              <w:pStyle w:val="aff3"/>
            </w:pPr>
            <w:r>
              <w:rPr>
                <w:rFonts w:hint="eastAsia"/>
              </w:rPr>
              <w:t>CT</w:t>
            </w:r>
            <w:r w:rsidRPr="005C541D">
              <w:t>ID</w:t>
            </w:r>
          </w:p>
        </w:tc>
        <w:tc>
          <w:tcPr>
            <w:tcW w:w="1020" w:type="pct"/>
          </w:tcPr>
          <w:p w:rsidR="007A4D61" w:rsidRPr="005C541D" w:rsidRDefault="00233041" w:rsidP="00C222BF">
            <w:pPr>
              <w:pStyle w:val="aff3"/>
            </w:pPr>
            <w:r>
              <w:rPr>
                <w:rFonts w:hint="eastAsia"/>
              </w:rPr>
              <w:t>s</w:t>
            </w:r>
            <w:r w:rsidR="007A4D61">
              <w:rPr>
                <w:rFonts w:hint="eastAsia"/>
              </w:rPr>
              <w:t>mall</w:t>
            </w:r>
            <w:r w:rsidR="007A4D61" w:rsidRPr="005C541D">
              <w:rPr>
                <w:rFonts w:hint="eastAsia"/>
              </w:rPr>
              <w:t>int</w:t>
            </w:r>
          </w:p>
        </w:tc>
        <w:tc>
          <w:tcPr>
            <w:tcW w:w="2959" w:type="pct"/>
          </w:tcPr>
          <w:p w:rsidR="007A4D61" w:rsidRPr="005C541D" w:rsidRDefault="007A4D61" w:rsidP="00C222BF">
            <w:pPr>
              <w:pStyle w:val="aff3"/>
            </w:pPr>
            <w:r w:rsidRPr="005C541D">
              <w:rPr>
                <w:rFonts w:hint="eastAsia"/>
              </w:rPr>
              <w:t xml:space="preserve">PK, </w:t>
            </w:r>
            <w:proofErr w:type="gramStart"/>
            <w:r w:rsidRPr="005C541D">
              <w:rPr>
                <w:rFonts w:hint="eastAsia"/>
              </w:rPr>
              <w:t>identity(</w:t>
            </w:r>
            <w:proofErr w:type="gramEnd"/>
            <w:r w:rsidRPr="005C541D">
              <w:rPr>
                <w:rFonts w:hint="eastAsia"/>
              </w:rPr>
              <w:t xml:space="preserve">1,1), </w:t>
            </w:r>
          </w:p>
        </w:tc>
      </w:tr>
      <w:tr w:rsidR="007A4D61" w:rsidRPr="00266623" w:rsidTr="00C222BF">
        <w:trPr>
          <w:jc w:val="center"/>
        </w:trPr>
        <w:tc>
          <w:tcPr>
            <w:tcW w:w="1020" w:type="pct"/>
          </w:tcPr>
          <w:p w:rsidR="007A4D61" w:rsidRPr="005C541D" w:rsidRDefault="007A4D61" w:rsidP="00C222BF">
            <w:pPr>
              <w:pStyle w:val="aff3"/>
            </w:pPr>
            <w:r>
              <w:rPr>
                <w:rFonts w:hint="eastAsia"/>
              </w:rPr>
              <w:t>Title</w:t>
            </w:r>
          </w:p>
        </w:tc>
        <w:tc>
          <w:tcPr>
            <w:tcW w:w="1020" w:type="pct"/>
          </w:tcPr>
          <w:p w:rsidR="007A4D61" w:rsidRPr="005C541D" w:rsidRDefault="007A4D61" w:rsidP="00E4574F">
            <w:pPr>
              <w:pStyle w:val="aff3"/>
            </w:pPr>
            <w:proofErr w:type="gramStart"/>
            <w:r w:rsidRPr="005C541D">
              <w:t>varchar</w:t>
            </w:r>
            <w:r>
              <w:rPr>
                <w:rFonts w:hint="eastAsia"/>
              </w:rPr>
              <w:t>(</w:t>
            </w:r>
            <w:proofErr w:type="gramEnd"/>
            <w:r w:rsidR="00AE1145">
              <w:t>100</w:t>
            </w:r>
            <w:r>
              <w:rPr>
                <w:rFonts w:hint="eastAsia"/>
              </w:rPr>
              <w:t>)</w:t>
            </w:r>
          </w:p>
        </w:tc>
        <w:tc>
          <w:tcPr>
            <w:tcW w:w="2959" w:type="pct"/>
          </w:tcPr>
          <w:p w:rsidR="007A4D61" w:rsidRPr="005C541D" w:rsidRDefault="007A4D61" w:rsidP="00C222BF">
            <w:pPr>
              <w:pStyle w:val="aff3"/>
            </w:pPr>
            <w:r>
              <w:t>文件格式</w:t>
            </w:r>
            <w:r>
              <w:t>EX: text/html</w:t>
            </w:r>
          </w:p>
        </w:tc>
      </w:tr>
      <w:tr w:rsidR="007A4D61" w:rsidTr="00C222BF">
        <w:trPr>
          <w:jc w:val="center"/>
        </w:trPr>
        <w:tc>
          <w:tcPr>
            <w:tcW w:w="1020" w:type="pct"/>
          </w:tcPr>
          <w:p w:rsidR="007A4D61" w:rsidRPr="005C541D" w:rsidRDefault="007A4D61" w:rsidP="00C222BF">
            <w:pPr>
              <w:pStyle w:val="aff3"/>
            </w:pPr>
            <w:r>
              <w:rPr>
                <w:rFonts w:hint="eastAsia"/>
              </w:rPr>
              <w:t>Des</w:t>
            </w:r>
          </w:p>
        </w:tc>
        <w:tc>
          <w:tcPr>
            <w:tcW w:w="1020" w:type="pct"/>
          </w:tcPr>
          <w:p w:rsidR="007A4D61" w:rsidRPr="005C541D" w:rsidRDefault="007A4D61" w:rsidP="00C222BF">
            <w:pPr>
              <w:pStyle w:val="aff3"/>
            </w:pPr>
            <w:proofErr w:type="gramStart"/>
            <w:r w:rsidRPr="005C541D">
              <w:rPr>
                <w:rFonts w:hint="eastAsia"/>
              </w:rPr>
              <w:t>n</w:t>
            </w:r>
            <w:r w:rsidRPr="005C541D"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255</w:t>
            </w:r>
            <w:r w:rsidRPr="005C541D">
              <w:rPr>
                <w:rFonts w:hint="eastAsia"/>
              </w:rPr>
              <w:t>)</w:t>
            </w:r>
          </w:p>
        </w:tc>
        <w:tc>
          <w:tcPr>
            <w:tcW w:w="2959" w:type="pct"/>
          </w:tcPr>
          <w:p w:rsidR="007A4D61" w:rsidRPr="005C541D" w:rsidRDefault="007A4D61" w:rsidP="00C222BF">
            <w:pPr>
              <w:pStyle w:val="aff3"/>
            </w:pPr>
            <w:r>
              <w:t>格式描述</w:t>
            </w:r>
            <w:r>
              <w:t>EX: HTML content type</w:t>
            </w:r>
          </w:p>
        </w:tc>
      </w:tr>
    </w:tbl>
    <w:p w:rsidR="007A4D61" w:rsidRDefault="007A4D61" w:rsidP="00DF61A5"/>
    <w:p w:rsidR="00777499" w:rsidRDefault="00777499" w:rsidP="00FF32D3">
      <w:pPr>
        <w:pStyle w:val="2"/>
      </w:pPr>
      <w:r>
        <w:rPr>
          <w:rFonts w:hint="eastAsia"/>
        </w:rPr>
        <w:t>View Tables</w:t>
      </w:r>
    </w:p>
    <w:p w:rsidR="009E4997" w:rsidRDefault="009E4997" w:rsidP="00E4574F">
      <w:pPr>
        <w:pStyle w:val="3"/>
      </w:pPr>
      <w:r>
        <w:rPr>
          <w:rFonts w:hint="eastAsia"/>
        </w:rPr>
        <w:t>vs_</w:t>
      </w:r>
      <w:r>
        <w:t>SchemaInfo_Tables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960"/>
        <w:gridCol w:w="5688"/>
      </w:tblGrid>
      <w:tr w:rsidR="00AA6E60" w:rsidRPr="00AA0A1C" w:rsidTr="005A60F1">
        <w:trPr>
          <w:jc w:val="center"/>
        </w:trPr>
        <w:tc>
          <w:tcPr>
            <w:tcW w:w="1020" w:type="pct"/>
            <w:shd w:val="clear" w:color="auto" w:fill="D9D9D9" w:themeFill="background1" w:themeFillShade="D9"/>
            <w:vAlign w:val="center"/>
          </w:tcPr>
          <w:p w:rsidR="00AA6E60" w:rsidRPr="00AA0A1C" w:rsidRDefault="00AA6E60" w:rsidP="005A60F1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欄位名稱</w:t>
            </w:r>
          </w:p>
        </w:tc>
        <w:tc>
          <w:tcPr>
            <w:tcW w:w="1020" w:type="pct"/>
            <w:shd w:val="clear" w:color="auto" w:fill="D9D9D9" w:themeFill="background1" w:themeFillShade="D9"/>
            <w:vAlign w:val="center"/>
          </w:tcPr>
          <w:p w:rsidR="00AA6E60" w:rsidRPr="00AA0A1C" w:rsidRDefault="00AA6E60" w:rsidP="005A60F1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資料型態</w:t>
            </w:r>
          </w:p>
        </w:tc>
        <w:tc>
          <w:tcPr>
            <w:tcW w:w="2960" w:type="pct"/>
            <w:shd w:val="clear" w:color="auto" w:fill="D9D9D9" w:themeFill="background1" w:themeFillShade="D9"/>
            <w:vAlign w:val="center"/>
          </w:tcPr>
          <w:p w:rsidR="00AA6E60" w:rsidRPr="00AA0A1C" w:rsidRDefault="00AA6E60" w:rsidP="005A60F1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註解</w:t>
            </w:r>
          </w:p>
        </w:tc>
      </w:tr>
      <w:tr w:rsidR="00AA6E60" w:rsidRPr="004D39C7" w:rsidTr="005A60F1">
        <w:trPr>
          <w:jc w:val="center"/>
        </w:trPr>
        <w:tc>
          <w:tcPr>
            <w:tcW w:w="1020" w:type="pct"/>
          </w:tcPr>
          <w:p w:rsidR="00AA6E60" w:rsidRPr="00BA4FC7" w:rsidRDefault="00AA6E60" w:rsidP="005A60F1">
            <w:pPr>
              <w:pStyle w:val="aff3"/>
            </w:pPr>
            <w:r>
              <w:t>tname</w:t>
            </w:r>
          </w:p>
        </w:tc>
        <w:tc>
          <w:tcPr>
            <w:tcW w:w="1020" w:type="pct"/>
          </w:tcPr>
          <w:p w:rsidR="00AA6E60" w:rsidRPr="00BA4FC7" w:rsidRDefault="00AA6E60" w:rsidP="005A60F1">
            <w:pPr>
              <w:pStyle w:val="aff3"/>
            </w:pPr>
            <w:r>
              <w:t>nvarchar</w:t>
            </w:r>
          </w:p>
        </w:tc>
        <w:tc>
          <w:tcPr>
            <w:tcW w:w="2960" w:type="pct"/>
          </w:tcPr>
          <w:p w:rsidR="00AA6E60" w:rsidRPr="00BA4FC7" w:rsidRDefault="00AA6E60" w:rsidP="005A60F1">
            <w:pPr>
              <w:pStyle w:val="aff3"/>
            </w:pPr>
            <w:r>
              <w:t>t.Table</w:t>
            </w:r>
            <w:r>
              <w:rPr>
                <w:rFonts w:hint="eastAsia"/>
              </w:rPr>
              <w:t>_Name</w:t>
            </w:r>
            <w:r w:rsidR="00B9610A">
              <w:rPr>
                <w:rFonts w:hint="eastAsia"/>
              </w:rPr>
              <w:t>，</w:t>
            </w:r>
            <w:r w:rsidR="00B9610A">
              <w:rPr>
                <w:rFonts w:hint="eastAsia"/>
              </w:rPr>
              <w:t>Table</w:t>
            </w:r>
            <w:r w:rsidR="00B9610A">
              <w:rPr>
                <w:rFonts w:hint="eastAsia"/>
              </w:rPr>
              <w:t>名稱</w:t>
            </w:r>
          </w:p>
        </w:tc>
      </w:tr>
      <w:tr w:rsidR="00AA6E60" w:rsidRPr="004D39C7" w:rsidTr="005A60F1">
        <w:trPr>
          <w:jc w:val="center"/>
        </w:trPr>
        <w:tc>
          <w:tcPr>
            <w:tcW w:w="1020" w:type="pct"/>
          </w:tcPr>
          <w:p w:rsidR="00AA6E60" w:rsidRPr="00BA4FC7" w:rsidRDefault="00AA6E60" w:rsidP="005A60F1">
            <w:pPr>
              <w:pStyle w:val="aff3"/>
            </w:pPr>
            <w:r>
              <w:t>ordinal</w:t>
            </w:r>
          </w:p>
        </w:tc>
        <w:tc>
          <w:tcPr>
            <w:tcW w:w="1020" w:type="pct"/>
          </w:tcPr>
          <w:p w:rsidR="00AA6E60" w:rsidRPr="00BA4FC7" w:rsidRDefault="00AA6E60" w:rsidP="005A60F1">
            <w:pPr>
              <w:pStyle w:val="aff3"/>
            </w:pPr>
            <w:r>
              <w:rPr>
                <w:rFonts w:hint="eastAsia"/>
              </w:rPr>
              <w:t>int</w:t>
            </w:r>
          </w:p>
        </w:tc>
        <w:tc>
          <w:tcPr>
            <w:tcW w:w="2960" w:type="pct"/>
          </w:tcPr>
          <w:p w:rsidR="00AA6E60" w:rsidRPr="00BA4FC7" w:rsidRDefault="00AA6E60" w:rsidP="005A60F1">
            <w:pPr>
              <w:pStyle w:val="aff3"/>
            </w:pPr>
            <w:r>
              <w:t>t_col.ORDINAL_POSITION</w:t>
            </w:r>
            <w:r w:rsidR="00B9610A">
              <w:rPr>
                <w:rFonts w:hint="eastAsia"/>
              </w:rPr>
              <w:t>，</w:t>
            </w:r>
            <w:r w:rsidR="00B9610A">
              <w:t>欄位順序</w:t>
            </w:r>
          </w:p>
        </w:tc>
      </w:tr>
      <w:tr w:rsidR="00AA6E60" w:rsidRPr="004D39C7" w:rsidTr="005A60F1">
        <w:trPr>
          <w:jc w:val="center"/>
        </w:trPr>
        <w:tc>
          <w:tcPr>
            <w:tcW w:w="1020" w:type="pct"/>
          </w:tcPr>
          <w:p w:rsidR="00AA6E60" w:rsidRPr="00BA4FC7" w:rsidRDefault="00AA6E60" w:rsidP="005A60F1">
            <w:pPr>
              <w:pStyle w:val="aff3"/>
            </w:pPr>
            <w:r>
              <w:t>colname</w:t>
            </w:r>
          </w:p>
        </w:tc>
        <w:tc>
          <w:tcPr>
            <w:tcW w:w="1020" w:type="pct"/>
          </w:tcPr>
          <w:p w:rsidR="00AA6E60" w:rsidRPr="00BA4FC7" w:rsidRDefault="00AA6E60" w:rsidP="005A60F1">
            <w:pPr>
              <w:pStyle w:val="aff3"/>
            </w:pPr>
            <w:r>
              <w:t>nvarchar</w:t>
            </w:r>
          </w:p>
        </w:tc>
        <w:tc>
          <w:tcPr>
            <w:tcW w:w="2960" w:type="pct"/>
          </w:tcPr>
          <w:p w:rsidR="00AA6E60" w:rsidRPr="00BA4FC7" w:rsidRDefault="00AA6E60" w:rsidP="005A60F1">
            <w:pPr>
              <w:pStyle w:val="aff3"/>
            </w:pPr>
            <w:r>
              <w:t>t_col.COLUMN_NAME</w:t>
            </w:r>
            <w:r w:rsidR="00B9610A">
              <w:rPr>
                <w:rFonts w:hint="eastAsia"/>
              </w:rPr>
              <w:t>，</w:t>
            </w:r>
            <w:r w:rsidR="00B9610A">
              <w:t>欄位名稱</w:t>
            </w:r>
          </w:p>
        </w:tc>
      </w:tr>
      <w:tr w:rsidR="00AA6E60" w:rsidRPr="004D39C7" w:rsidTr="005A60F1">
        <w:trPr>
          <w:jc w:val="center"/>
        </w:trPr>
        <w:tc>
          <w:tcPr>
            <w:tcW w:w="1020" w:type="pct"/>
          </w:tcPr>
          <w:p w:rsidR="00AA6E60" w:rsidRPr="00BA4FC7" w:rsidRDefault="00AA6E60" w:rsidP="005A60F1">
            <w:pPr>
              <w:pStyle w:val="aff3"/>
            </w:pPr>
            <w:r>
              <w:t>tableordinal</w:t>
            </w:r>
          </w:p>
        </w:tc>
        <w:tc>
          <w:tcPr>
            <w:tcW w:w="1020" w:type="pct"/>
          </w:tcPr>
          <w:p w:rsidR="00AA6E60" w:rsidRPr="00BA4FC7" w:rsidRDefault="00AA6E60" w:rsidP="005A60F1">
            <w:pPr>
              <w:pStyle w:val="aff3"/>
            </w:pPr>
            <w:r w:rsidRPr="00BA4FC7">
              <w:t>int</w:t>
            </w:r>
          </w:p>
        </w:tc>
        <w:tc>
          <w:tcPr>
            <w:tcW w:w="2960" w:type="pct"/>
          </w:tcPr>
          <w:p w:rsidR="00AA6E60" w:rsidRPr="00BA4FC7" w:rsidRDefault="00AA6E60" w:rsidP="005A60F1">
            <w:pPr>
              <w:pStyle w:val="aff3"/>
            </w:pPr>
            <w:r>
              <w:t>t_col.ORDINAL_POSITION</w:t>
            </w:r>
            <w:r w:rsidR="00B9610A">
              <w:rPr>
                <w:rFonts w:hint="eastAsia"/>
              </w:rPr>
              <w:t>，</w:t>
            </w:r>
            <w:r w:rsidR="00B9610A">
              <w:t>欄位順序</w:t>
            </w:r>
          </w:p>
        </w:tc>
      </w:tr>
      <w:tr w:rsidR="00AA6E60" w:rsidRPr="004D39C7" w:rsidTr="005A60F1">
        <w:trPr>
          <w:jc w:val="center"/>
        </w:trPr>
        <w:tc>
          <w:tcPr>
            <w:tcW w:w="1020" w:type="pct"/>
          </w:tcPr>
          <w:p w:rsidR="00AA6E60" w:rsidRPr="00BA4FC7" w:rsidRDefault="00AA6E60" w:rsidP="005A60F1">
            <w:pPr>
              <w:pStyle w:val="aff3"/>
            </w:pPr>
            <w:r>
              <w:t>datatype</w:t>
            </w:r>
          </w:p>
        </w:tc>
        <w:tc>
          <w:tcPr>
            <w:tcW w:w="1020" w:type="pct"/>
          </w:tcPr>
          <w:p w:rsidR="00AA6E60" w:rsidRPr="00BA4FC7" w:rsidRDefault="00AA6E60" w:rsidP="005A60F1">
            <w:pPr>
              <w:pStyle w:val="aff3"/>
            </w:pPr>
            <w:r>
              <w:t>nvarchar</w:t>
            </w:r>
          </w:p>
        </w:tc>
        <w:tc>
          <w:tcPr>
            <w:tcW w:w="2960" w:type="pct"/>
          </w:tcPr>
          <w:p w:rsidR="00AA6E60" w:rsidRPr="00BA4FC7" w:rsidRDefault="00AA6E60" w:rsidP="005A60F1">
            <w:pPr>
              <w:pStyle w:val="aff3"/>
            </w:pPr>
            <w:r>
              <w:t>t_col.DATA_TYPE</w:t>
            </w:r>
            <w:r w:rsidR="00B9610A">
              <w:rPr>
                <w:rFonts w:hint="eastAsia"/>
              </w:rPr>
              <w:t>，</w:t>
            </w:r>
            <w:r w:rsidR="00B9610A">
              <w:t>資料類型</w:t>
            </w:r>
          </w:p>
        </w:tc>
      </w:tr>
      <w:tr w:rsidR="00AA6E60" w:rsidRPr="004D39C7" w:rsidTr="005A60F1">
        <w:trPr>
          <w:jc w:val="center"/>
        </w:trPr>
        <w:tc>
          <w:tcPr>
            <w:tcW w:w="1020" w:type="pct"/>
          </w:tcPr>
          <w:p w:rsidR="00AA6E60" w:rsidRDefault="00AA6E60" w:rsidP="005A60F1">
            <w:pPr>
              <w:pStyle w:val="aff3"/>
            </w:pPr>
            <w:r>
              <w:t>nullable</w:t>
            </w:r>
          </w:p>
        </w:tc>
        <w:tc>
          <w:tcPr>
            <w:tcW w:w="1020" w:type="pct"/>
          </w:tcPr>
          <w:p w:rsidR="00AA6E60" w:rsidRDefault="00AA6E60" w:rsidP="005A60F1">
            <w:pPr>
              <w:pStyle w:val="aff3"/>
            </w:pPr>
            <w:r>
              <w:t>nvarchar</w:t>
            </w:r>
          </w:p>
        </w:tc>
        <w:tc>
          <w:tcPr>
            <w:tcW w:w="2960" w:type="pct"/>
          </w:tcPr>
          <w:p w:rsidR="00AA6E60" w:rsidRDefault="00AA6E60" w:rsidP="005A60F1">
            <w:pPr>
              <w:pStyle w:val="aff3"/>
            </w:pPr>
            <w:r>
              <w:t>t_col.IS_NULLABLE</w:t>
            </w:r>
            <w:r w:rsidR="00B9610A">
              <w:rPr>
                <w:rFonts w:hint="eastAsia"/>
              </w:rPr>
              <w:t>，</w:t>
            </w:r>
            <w:r w:rsidR="00B9610A">
              <w:t>是否允許</w:t>
            </w:r>
            <w:r w:rsidR="00B9610A">
              <w:rPr>
                <w:rFonts w:hint="eastAsia"/>
              </w:rPr>
              <w:t>Null</w:t>
            </w:r>
          </w:p>
        </w:tc>
      </w:tr>
      <w:tr w:rsidR="00AA6E60" w:rsidRPr="004D39C7" w:rsidTr="005A60F1">
        <w:trPr>
          <w:jc w:val="center"/>
        </w:trPr>
        <w:tc>
          <w:tcPr>
            <w:tcW w:w="1020" w:type="pct"/>
          </w:tcPr>
          <w:p w:rsidR="00AA6E60" w:rsidRPr="00BA4FC7" w:rsidRDefault="00AA6E60" w:rsidP="005A60F1">
            <w:pPr>
              <w:pStyle w:val="aff3"/>
            </w:pPr>
            <w:r>
              <w:t>default</w:t>
            </w:r>
          </w:p>
        </w:tc>
        <w:tc>
          <w:tcPr>
            <w:tcW w:w="1020" w:type="pct"/>
          </w:tcPr>
          <w:p w:rsidR="00AA6E60" w:rsidRPr="00BA4FC7" w:rsidRDefault="00AA6E60" w:rsidP="005A60F1">
            <w:pPr>
              <w:pStyle w:val="aff3"/>
            </w:pPr>
            <w:r>
              <w:t>nvarchar</w:t>
            </w:r>
          </w:p>
        </w:tc>
        <w:tc>
          <w:tcPr>
            <w:tcW w:w="2960" w:type="pct"/>
          </w:tcPr>
          <w:p w:rsidR="00AA6E60" w:rsidRPr="00BA4FC7" w:rsidRDefault="00AA6E60" w:rsidP="005A60F1">
            <w:pPr>
              <w:pStyle w:val="aff3"/>
            </w:pPr>
            <w:r>
              <w:t>t_col.COLUMN_DEFAULT</w:t>
            </w:r>
            <w:r w:rsidR="00B9610A">
              <w:rPr>
                <w:rFonts w:hint="eastAsia"/>
              </w:rPr>
              <w:t>，</w:t>
            </w:r>
            <w:r w:rsidR="00B9610A">
              <w:t>設定的預設值</w:t>
            </w:r>
          </w:p>
        </w:tc>
      </w:tr>
      <w:tr w:rsidR="00AA6E60" w:rsidRPr="004D39C7" w:rsidTr="005A60F1">
        <w:trPr>
          <w:jc w:val="center"/>
        </w:trPr>
        <w:tc>
          <w:tcPr>
            <w:tcW w:w="1020" w:type="pct"/>
          </w:tcPr>
          <w:p w:rsidR="00AA6E60" w:rsidRDefault="00AA6E60" w:rsidP="005A60F1">
            <w:pPr>
              <w:pStyle w:val="aff3"/>
            </w:pPr>
            <w:r>
              <w:rPr>
                <w:rFonts w:hint="eastAsia"/>
              </w:rPr>
              <w:t>maxlen</w:t>
            </w:r>
          </w:p>
        </w:tc>
        <w:tc>
          <w:tcPr>
            <w:tcW w:w="1020" w:type="pct"/>
          </w:tcPr>
          <w:p w:rsidR="00AA6E60" w:rsidRPr="00BA4FC7" w:rsidRDefault="00AA6E60" w:rsidP="005A60F1">
            <w:pPr>
              <w:pStyle w:val="aff3"/>
            </w:pPr>
            <w:r>
              <w:t>int</w:t>
            </w:r>
          </w:p>
        </w:tc>
        <w:tc>
          <w:tcPr>
            <w:tcW w:w="2960" w:type="pct"/>
          </w:tcPr>
          <w:p w:rsidR="00AA6E60" w:rsidRDefault="00AA6E60" w:rsidP="005A60F1">
            <w:pPr>
              <w:pStyle w:val="aff3"/>
            </w:pPr>
            <w:r>
              <w:t>t_col.CHARACTER_MAXIMUM_LENGTH</w:t>
            </w:r>
            <w:r w:rsidR="00B9610A">
              <w:rPr>
                <w:rFonts w:hint="eastAsia"/>
              </w:rPr>
              <w:t>，</w:t>
            </w:r>
            <w:r w:rsidR="00B9610A">
              <w:t>字串最大長度</w:t>
            </w:r>
          </w:p>
        </w:tc>
      </w:tr>
      <w:tr w:rsidR="00AA6E60" w:rsidRPr="004D39C7" w:rsidTr="005A60F1">
        <w:trPr>
          <w:jc w:val="center"/>
        </w:trPr>
        <w:tc>
          <w:tcPr>
            <w:tcW w:w="1020" w:type="pct"/>
          </w:tcPr>
          <w:p w:rsidR="00AA6E60" w:rsidRDefault="00AA6E60" w:rsidP="005A60F1">
            <w:pPr>
              <w:pStyle w:val="aff3"/>
            </w:pPr>
            <w:r>
              <w:t>pk</w:t>
            </w:r>
          </w:p>
        </w:tc>
        <w:tc>
          <w:tcPr>
            <w:tcW w:w="1020" w:type="pct"/>
          </w:tcPr>
          <w:p w:rsidR="00AA6E60" w:rsidRPr="00BA4FC7" w:rsidRDefault="00AA6E60" w:rsidP="005A60F1">
            <w:pPr>
              <w:pStyle w:val="aff3"/>
            </w:pPr>
            <w:r>
              <w:t>nvarchar</w:t>
            </w:r>
          </w:p>
        </w:tc>
        <w:tc>
          <w:tcPr>
            <w:tcW w:w="2960" w:type="pct"/>
          </w:tcPr>
          <w:p w:rsidR="00AA6E60" w:rsidRDefault="00B9610A" w:rsidP="005A60F1">
            <w:pPr>
              <w:pStyle w:val="aff3"/>
            </w:pPr>
            <w:r>
              <w:t>是否為</w:t>
            </w:r>
            <w:r>
              <w:rPr>
                <w:rFonts w:hint="eastAsia"/>
              </w:rPr>
              <w:t>primary key</w:t>
            </w:r>
          </w:p>
        </w:tc>
      </w:tr>
      <w:tr w:rsidR="00AA6E60" w:rsidRPr="004D39C7" w:rsidTr="005A60F1">
        <w:trPr>
          <w:jc w:val="center"/>
        </w:trPr>
        <w:tc>
          <w:tcPr>
            <w:tcW w:w="1020" w:type="pct"/>
          </w:tcPr>
          <w:p w:rsidR="00AA6E60" w:rsidRDefault="00AA6E60" w:rsidP="005A60F1">
            <w:pPr>
              <w:pStyle w:val="aff3"/>
            </w:pPr>
            <w:r>
              <w:t>fk</w:t>
            </w:r>
          </w:p>
        </w:tc>
        <w:tc>
          <w:tcPr>
            <w:tcW w:w="1020" w:type="pct"/>
          </w:tcPr>
          <w:p w:rsidR="00AA6E60" w:rsidRPr="00BA4FC7" w:rsidRDefault="00AA6E60" w:rsidP="005A60F1">
            <w:pPr>
              <w:pStyle w:val="aff3"/>
            </w:pPr>
            <w:r>
              <w:t>nvarchar</w:t>
            </w:r>
          </w:p>
        </w:tc>
        <w:tc>
          <w:tcPr>
            <w:tcW w:w="2960" w:type="pct"/>
          </w:tcPr>
          <w:p w:rsidR="00AA6E60" w:rsidRDefault="00AA6E60" w:rsidP="005A60F1">
            <w:pPr>
              <w:pStyle w:val="aff3"/>
            </w:pPr>
            <w:r>
              <w:rPr>
                <w:rFonts w:hint="eastAsia"/>
              </w:rPr>
              <w:t>是否為</w:t>
            </w:r>
            <w:r>
              <w:rPr>
                <w:rFonts w:hint="eastAsia"/>
              </w:rPr>
              <w:t>foreign key</w:t>
            </w:r>
            <w:r>
              <w:rPr>
                <w:rFonts w:hint="eastAsia"/>
              </w:rPr>
              <w:t>，並且顯</w:t>
            </w:r>
            <w:r w:rsidR="00B9610A">
              <w:rPr>
                <w:rFonts w:hint="eastAsia"/>
              </w:rPr>
              <w:t>示關聯的</w:t>
            </w:r>
            <w:r w:rsidR="00B9610A">
              <w:rPr>
                <w:rFonts w:hint="eastAsia"/>
              </w:rPr>
              <w:t>Table</w:t>
            </w:r>
            <w:r w:rsidR="00B9610A">
              <w:rPr>
                <w:rFonts w:hint="eastAsia"/>
              </w:rPr>
              <w:t>欄位</w:t>
            </w:r>
          </w:p>
        </w:tc>
      </w:tr>
      <w:tr w:rsidR="00AA6E60" w:rsidRPr="004D39C7" w:rsidTr="005A60F1">
        <w:trPr>
          <w:jc w:val="center"/>
        </w:trPr>
        <w:tc>
          <w:tcPr>
            <w:tcW w:w="1020" w:type="pct"/>
          </w:tcPr>
          <w:p w:rsidR="00AA6E60" w:rsidRDefault="00B9610A" w:rsidP="005A60F1">
            <w:pPr>
              <w:pStyle w:val="aff3"/>
            </w:pPr>
            <w:r>
              <w:rPr>
                <w:rFonts w:hint="eastAsia"/>
              </w:rPr>
              <w:t>identity</w:t>
            </w:r>
          </w:p>
        </w:tc>
        <w:tc>
          <w:tcPr>
            <w:tcW w:w="1020" w:type="pct"/>
          </w:tcPr>
          <w:p w:rsidR="00AA6E60" w:rsidRPr="00BA4FC7" w:rsidRDefault="00B9610A" w:rsidP="005A60F1">
            <w:pPr>
              <w:pStyle w:val="aff3"/>
            </w:pPr>
            <w:r>
              <w:t>nvarchar</w:t>
            </w:r>
          </w:p>
        </w:tc>
        <w:tc>
          <w:tcPr>
            <w:tcW w:w="2960" w:type="pct"/>
          </w:tcPr>
          <w:p w:rsidR="00AA6E60" w:rsidRDefault="00B9610A" w:rsidP="005A60F1">
            <w:pPr>
              <w:pStyle w:val="aff3"/>
            </w:pPr>
            <w:r>
              <w:t>是否設為流水號</w:t>
            </w:r>
          </w:p>
        </w:tc>
      </w:tr>
    </w:tbl>
    <w:p w:rsidR="00AA6E60" w:rsidRDefault="00AA6E60" w:rsidP="00E4574F">
      <w:r>
        <w:t xml:space="preserve">t = </w:t>
      </w:r>
      <w:r w:rsidRPr="00AA6E60">
        <w:t>INFORMATION_SCHEMA</w:t>
      </w:r>
      <w:r>
        <w:t>.TABLES</w:t>
      </w:r>
    </w:p>
    <w:p w:rsidR="00AA6E60" w:rsidRDefault="00AA6E60" w:rsidP="00E4574F">
      <w:r>
        <w:t xml:space="preserve">t_col = </w:t>
      </w:r>
      <w:r w:rsidRPr="00AA6E60">
        <w:t>INFORMATION_SCHEMA</w:t>
      </w:r>
      <w:r>
        <w:t>.COLUMNS</w:t>
      </w:r>
    </w:p>
    <w:p w:rsidR="00AA6E60" w:rsidRPr="00E4574F" w:rsidRDefault="00AA6E60" w:rsidP="00E4574F"/>
    <w:p w:rsidR="005A60F1" w:rsidRDefault="009E4997" w:rsidP="00E4574F">
      <w:pPr>
        <w:pStyle w:val="3"/>
      </w:pPr>
      <w:r>
        <w:t>vs_SchemaInfo_Views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960"/>
        <w:gridCol w:w="5688"/>
      </w:tblGrid>
      <w:tr w:rsidR="005A60F1" w:rsidRPr="00AA0A1C" w:rsidTr="005A60F1">
        <w:trPr>
          <w:jc w:val="center"/>
        </w:trPr>
        <w:tc>
          <w:tcPr>
            <w:tcW w:w="1020" w:type="pct"/>
            <w:shd w:val="clear" w:color="auto" w:fill="D9D9D9" w:themeFill="background1" w:themeFillShade="D9"/>
            <w:vAlign w:val="center"/>
          </w:tcPr>
          <w:p w:rsidR="005A60F1" w:rsidRPr="00AA0A1C" w:rsidRDefault="005A60F1" w:rsidP="005A60F1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欄位名稱</w:t>
            </w:r>
          </w:p>
        </w:tc>
        <w:tc>
          <w:tcPr>
            <w:tcW w:w="1020" w:type="pct"/>
            <w:shd w:val="clear" w:color="auto" w:fill="D9D9D9" w:themeFill="background1" w:themeFillShade="D9"/>
            <w:vAlign w:val="center"/>
          </w:tcPr>
          <w:p w:rsidR="005A60F1" w:rsidRPr="00AA0A1C" w:rsidRDefault="005A60F1" w:rsidP="005A60F1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資料型態</w:t>
            </w:r>
          </w:p>
        </w:tc>
        <w:tc>
          <w:tcPr>
            <w:tcW w:w="2960" w:type="pct"/>
            <w:shd w:val="clear" w:color="auto" w:fill="D9D9D9" w:themeFill="background1" w:themeFillShade="D9"/>
            <w:vAlign w:val="center"/>
          </w:tcPr>
          <w:p w:rsidR="005A60F1" w:rsidRPr="00AA0A1C" w:rsidRDefault="005A60F1" w:rsidP="005A60F1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註解</w:t>
            </w:r>
          </w:p>
        </w:tc>
      </w:tr>
      <w:tr w:rsidR="005A60F1" w:rsidRPr="004D39C7" w:rsidTr="005A60F1">
        <w:trPr>
          <w:jc w:val="center"/>
        </w:trPr>
        <w:tc>
          <w:tcPr>
            <w:tcW w:w="1020" w:type="pct"/>
          </w:tcPr>
          <w:p w:rsidR="005A60F1" w:rsidRPr="00BA4FC7" w:rsidRDefault="005A60F1" w:rsidP="005A60F1">
            <w:pPr>
              <w:pStyle w:val="aff3"/>
            </w:pPr>
            <w:r>
              <w:rPr>
                <w:rFonts w:hint="eastAsia"/>
              </w:rPr>
              <w:t>v</w:t>
            </w:r>
            <w:r>
              <w:t>name</w:t>
            </w:r>
          </w:p>
        </w:tc>
        <w:tc>
          <w:tcPr>
            <w:tcW w:w="1020" w:type="pct"/>
          </w:tcPr>
          <w:p w:rsidR="005A60F1" w:rsidRPr="00BA4FC7" w:rsidRDefault="005A60F1" w:rsidP="005A60F1">
            <w:pPr>
              <w:pStyle w:val="aff3"/>
            </w:pPr>
            <w:r>
              <w:t>nvarchar</w:t>
            </w:r>
          </w:p>
        </w:tc>
        <w:tc>
          <w:tcPr>
            <w:tcW w:w="2960" w:type="pct"/>
          </w:tcPr>
          <w:p w:rsidR="005A60F1" w:rsidRPr="00BA4FC7" w:rsidRDefault="005A60F1" w:rsidP="005A60F1">
            <w:pPr>
              <w:pStyle w:val="aff3"/>
            </w:pPr>
            <w:r>
              <w:t>t.Table</w:t>
            </w:r>
            <w:r>
              <w:rPr>
                <w:rFonts w:hint="eastAsia"/>
              </w:rPr>
              <w:t>_Name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View Table</w:t>
            </w:r>
            <w:r>
              <w:rPr>
                <w:rFonts w:hint="eastAsia"/>
              </w:rPr>
              <w:t>的名稱</w:t>
            </w:r>
          </w:p>
        </w:tc>
      </w:tr>
      <w:tr w:rsidR="005A60F1" w:rsidRPr="004D39C7" w:rsidTr="005A60F1">
        <w:trPr>
          <w:jc w:val="center"/>
        </w:trPr>
        <w:tc>
          <w:tcPr>
            <w:tcW w:w="1020" w:type="pct"/>
          </w:tcPr>
          <w:p w:rsidR="005A60F1" w:rsidRPr="00BA4FC7" w:rsidRDefault="005A60F1" w:rsidP="005A60F1">
            <w:pPr>
              <w:pStyle w:val="aff3"/>
            </w:pPr>
            <w:r>
              <w:lastRenderedPageBreak/>
              <w:t>ordinal</w:t>
            </w:r>
          </w:p>
        </w:tc>
        <w:tc>
          <w:tcPr>
            <w:tcW w:w="1020" w:type="pct"/>
          </w:tcPr>
          <w:p w:rsidR="005A60F1" w:rsidRPr="00BA4FC7" w:rsidRDefault="005A60F1" w:rsidP="005A60F1">
            <w:pPr>
              <w:pStyle w:val="aff3"/>
            </w:pPr>
            <w:r>
              <w:rPr>
                <w:rFonts w:hint="eastAsia"/>
              </w:rPr>
              <w:t>int</w:t>
            </w:r>
          </w:p>
        </w:tc>
        <w:tc>
          <w:tcPr>
            <w:tcW w:w="2960" w:type="pct"/>
          </w:tcPr>
          <w:p w:rsidR="005A60F1" w:rsidRPr="00BA4FC7" w:rsidRDefault="005A60F1" w:rsidP="005A60F1">
            <w:pPr>
              <w:pStyle w:val="aff3"/>
            </w:pPr>
            <w:r>
              <w:t>t_col.ORDINAL_POSITION</w:t>
            </w:r>
            <w:r>
              <w:rPr>
                <w:rFonts w:hint="eastAsia"/>
              </w:rPr>
              <w:t>，</w:t>
            </w:r>
            <w:r>
              <w:t>欄位順序</w:t>
            </w:r>
          </w:p>
        </w:tc>
      </w:tr>
      <w:tr w:rsidR="005A60F1" w:rsidRPr="004D39C7" w:rsidTr="005A60F1">
        <w:trPr>
          <w:jc w:val="center"/>
        </w:trPr>
        <w:tc>
          <w:tcPr>
            <w:tcW w:w="1020" w:type="pct"/>
          </w:tcPr>
          <w:p w:rsidR="005A60F1" w:rsidRPr="00BA4FC7" w:rsidRDefault="005A60F1" w:rsidP="005A60F1">
            <w:pPr>
              <w:pStyle w:val="aff3"/>
            </w:pPr>
            <w:r>
              <w:t>colname</w:t>
            </w:r>
          </w:p>
        </w:tc>
        <w:tc>
          <w:tcPr>
            <w:tcW w:w="1020" w:type="pct"/>
          </w:tcPr>
          <w:p w:rsidR="005A60F1" w:rsidRPr="00BA4FC7" w:rsidRDefault="005A60F1" w:rsidP="005A60F1">
            <w:pPr>
              <w:pStyle w:val="aff3"/>
            </w:pPr>
            <w:r>
              <w:t>nvarchar</w:t>
            </w:r>
          </w:p>
        </w:tc>
        <w:tc>
          <w:tcPr>
            <w:tcW w:w="2960" w:type="pct"/>
          </w:tcPr>
          <w:p w:rsidR="005A60F1" w:rsidRPr="00BA4FC7" w:rsidRDefault="005A60F1" w:rsidP="005A60F1">
            <w:pPr>
              <w:pStyle w:val="aff3"/>
            </w:pPr>
            <w:r>
              <w:t>t_col.COLUMN_NAME</w:t>
            </w:r>
            <w:r>
              <w:rPr>
                <w:rFonts w:hint="eastAsia"/>
              </w:rPr>
              <w:t>，</w:t>
            </w:r>
            <w:r>
              <w:t>欄位名稱</w:t>
            </w:r>
          </w:p>
        </w:tc>
      </w:tr>
      <w:tr w:rsidR="005A60F1" w:rsidRPr="004D39C7" w:rsidTr="005A60F1">
        <w:trPr>
          <w:jc w:val="center"/>
        </w:trPr>
        <w:tc>
          <w:tcPr>
            <w:tcW w:w="1020" w:type="pct"/>
          </w:tcPr>
          <w:p w:rsidR="005A60F1" w:rsidRPr="00BA4FC7" w:rsidRDefault="005A60F1" w:rsidP="005A60F1">
            <w:pPr>
              <w:pStyle w:val="aff3"/>
            </w:pPr>
            <w:r>
              <w:t>tableordinal</w:t>
            </w:r>
          </w:p>
        </w:tc>
        <w:tc>
          <w:tcPr>
            <w:tcW w:w="1020" w:type="pct"/>
          </w:tcPr>
          <w:p w:rsidR="005A60F1" w:rsidRPr="00BA4FC7" w:rsidRDefault="005A60F1" w:rsidP="005A60F1">
            <w:pPr>
              <w:pStyle w:val="aff3"/>
            </w:pPr>
            <w:r w:rsidRPr="00BA4FC7">
              <w:t>int</w:t>
            </w:r>
          </w:p>
        </w:tc>
        <w:tc>
          <w:tcPr>
            <w:tcW w:w="2960" w:type="pct"/>
          </w:tcPr>
          <w:p w:rsidR="005A60F1" w:rsidRPr="00BA4FC7" w:rsidRDefault="005A60F1" w:rsidP="005A60F1">
            <w:pPr>
              <w:pStyle w:val="aff3"/>
            </w:pPr>
            <w:r>
              <w:t>t_col.ORDINAL_POSITION</w:t>
            </w:r>
            <w:r>
              <w:rPr>
                <w:rFonts w:hint="eastAsia"/>
              </w:rPr>
              <w:t>，</w:t>
            </w:r>
            <w:r>
              <w:t>欄位順序</w:t>
            </w:r>
          </w:p>
        </w:tc>
      </w:tr>
      <w:tr w:rsidR="005A60F1" w:rsidRPr="004D39C7" w:rsidTr="005A60F1">
        <w:trPr>
          <w:jc w:val="center"/>
        </w:trPr>
        <w:tc>
          <w:tcPr>
            <w:tcW w:w="1020" w:type="pct"/>
          </w:tcPr>
          <w:p w:rsidR="005A60F1" w:rsidRPr="00BA4FC7" w:rsidRDefault="005A60F1" w:rsidP="005A60F1">
            <w:pPr>
              <w:pStyle w:val="aff3"/>
            </w:pPr>
            <w:r>
              <w:t>datatype</w:t>
            </w:r>
          </w:p>
        </w:tc>
        <w:tc>
          <w:tcPr>
            <w:tcW w:w="1020" w:type="pct"/>
          </w:tcPr>
          <w:p w:rsidR="005A60F1" w:rsidRPr="00BA4FC7" w:rsidRDefault="005A60F1" w:rsidP="005A60F1">
            <w:pPr>
              <w:pStyle w:val="aff3"/>
            </w:pPr>
            <w:r>
              <w:t>nvarchar</w:t>
            </w:r>
          </w:p>
        </w:tc>
        <w:tc>
          <w:tcPr>
            <w:tcW w:w="2960" w:type="pct"/>
          </w:tcPr>
          <w:p w:rsidR="005A60F1" w:rsidRPr="00BA4FC7" w:rsidRDefault="005A60F1" w:rsidP="005A60F1">
            <w:pPr>
              <w:pStyle w:val="aff3"/>
            </w:pPr>
            <w:r>
              <w:t>t_col.DATA_TYPE</w:t>
            </w:r>
            <w:r>
              <w:rPr>
                <w:rFonts w:hint="eastAsia"/>
              </w:rPr>
              <w:t>，</w:t>
            </w:r>
            <w:r>
              <w:t>資料類型</w:t>
            </w:r>
          </w:p>
        </w:tc>
      </w:tr>
      <w:tr w:rsidR="005A60F1" w:rsidRPr="004D39C7" w:rsidTr="005A60F1">
        <w:trPr>
          <w:jc w:val="center"/>
        </w:trPr>
        <w:tc>
          <w:tcPr>
            <w:tcW w:w="1020" w:type="pct"/>
          </w:tcPr>
          <w:p w:rsidR="005A60F1" w:rsidRDefault="005A60F1" w:rsidP="005A60F1">
            <w:pPr>
              <w:pStyle w:val="aff3"/>
            </w:pPr>
            <w:r>
              <w:t>nullable</w:t>
            </w:r>
          </w:p>
        </w:tc>
        <w:tc>
          <w:tcPr>
            <w:tcW w:w="1020" w:type="pct"/>
          </w:tcPr>
          <w:p w:rsidR="005A60F1" w:rsidRDefault="005A60F1" w:rsidP="005A60F1">
            <w:pPr>
              <w:pStyle w:val="aff3"/>
            </w:pPr>
            <w:r>
              <w:t>nvarchar</w:t>
            </w:r>
          </w:p>
        </w:tc>
        <w:tc>
          <w:tcPr>
            <w:tcW w:w="2960" w:type="pct"/>
          </w:tcPr>
          <w:p w:rsidR="005A60F1" w:rsidRDefault="005A60F1" w:rsidP="005A60F1">
            <w:pPr>
              <w:pStyle w:val="aff3"/>
            </w:pPr>
            <w:r>
              <w:t>t_col.IS_NULLABLE</w:t>
            </w:r>
            <w:r>
              <w:rPr>
                <w:rFonts w:hint="eastAsia"/>
              </w:rPr>
              <w:t>，</w:t>
            </w:r>
            <w:r>
              <w:t>是否允許</w:t>
            </w:r>
            <w:r>
              <w:rPr>
                <w:rFonts w:hint="eastAsia"/>
              </w:rPr>
              <w:t>Null</w:t>
            </w:r>
          </w:p>
        </w:tc>
      </w:tr>
      <w:tr w:rsidR="005A60F1" w:rsidRPr="004D39C7" w:rsidTr="005A60F1">
        <w:trPr>
          <w:jc w:val="center"/>
        </w:trPr>
        <w:tc>
          <w:tcPr>
            <w:tcW w:w="1020" w:type="pct"/>
          </w:tcPr>
          <w:p w:rsidR="005A60F1" w:rsidRPr="00BA4FC7" w:rsidRDefault="005A60F1" w:rsidP="005A60F1">
            <w:pPr>
              <w:pStyle w:val="aff3"/>
            </w:pPr>
            <w:r>
              <w:t>default</w:t>
            </w:r>
          </w:p>
        </w:tc>
        <w:tc>
          <w:tcPr>
            <w:tcW w:w="1020" w:type="pct"/>
          </w:tcPr>
          <w:p w:rsidR="005A60F1" w:rsidRPr="00BA4FC7" w:rsidRDefault="005A60F1" w:rsidP="005A60F1">
            <w:pPr>
              <w:pStyle w:val="aff3"/>
            </w:pPr>
            <w:r>
              <w:t>nvarchar</w:t>
            </w:r>
          </w:p>
        </w:tc>
        <w:tc>
          <w:tcPr>
            <w:tcW w:w="2960" w:type="pct"/>
          </w:tcPr>
          <w:p w:rsidR="005A60F1" w:rsidRPr="00BA4FC7" w:rsidRDefault="005A60F1" w:rsidP="005A60F1">
            <w:pPr>
              <w:pStyle w:val="aff3"/>
            </w:pPr>
            <w:r>
              <w:t>t_col.COLUMN_DEFAULT</w:t>
            </w:r>
            <w:r>
              <w:rPr>
                <w:rFonts w:hint="eastAsia"/>
              </w:rPr>
              <w:t>，</w:t>
            </w:r>
            <w:r>
              <w:t>設定的預設值</w:t>
            </w:r>
          </w:p>
        </w:tc>
      </w:tr>
      <w:tr w:rsidR="005A60F1" w:rsidRPr="004D39C7" w:rsidTr="005A60F1">
        <w:trPr>
          <w:jc w:val="center"/>
        </w:trPr>
        <w:tc>
          <w:tcPr>
            <w:tcW w:w="1020" w:type="pct"/>
          </w:tcPr>
          <w:p w:rsidR="005A60F1" w:rsidRDefault="005A60F1" w:rsidP="005A60F1">
            <w:pPr>
              <w:pStyle w:val="aff3"/>
            </w:pPr>
            <w:r>
              <w:rPr>
                <w:rFonts w:hint="eastAsia"/>
              </w:rPr>
              <w:t>maxlen</w:t>
            </w:r>
          </w:p>
        </w:tc>
        <w:tc>
          <w:tcPr>
            <w:tcW w:w="1020" w:type="pct"/>
          </w:tcPr>
          <w:p w:rsidR="005A60F1" w:rsidRPr="00BA4FC7" w:rsidRDefault="005A60F1" w:rsidP="005A60F1">
            <w:pPr>
              <w:pStyle w:val="aff3"/>
            </w:pPr>
            <w:r>
              <w:t>int</w:t>
            </w:r>
          </w:p>
        </w:tc>
        <w:tc>
          <w:tcPr>
            <w:tcW w:w="2960" w:type="pct"/>
          </w:tcPr>
          <w:p w:rsidR="005A60F1" w:rsidRDefault="005A60F1" w:rsidP="005A60F1">
            <w:pPr>
              <w:pStyle w:val="aff3"/>
            </w:pPr>
            <w:r>
              <w:t>t_col.CHARACTER_MAXIMUM_LENGTH</w:t>
            </w:r>
            <w:r>
              <w:rPr>
                <w:rFonts w:hint="eastAsia"/>
              </w:rPr>
              <w:t>，</w:t>
            </w:r>
            <w:r>
              <w:t>字串最大長度</w:t>
            </w:r>
          </w:p>
        </w:tc>
      </w:tr>
      <w:tr w:rsidR="005A60F1" w:rsidRPr="004D39C7" w:rsidTr="005A60F1">
        <w:trPr>
          <w:jc w:val="center"/>
        </w:trPr>
        <w:tc>
          <w:tcPr>
            <w:tcW w:w="1020" w:type="pct"/>
          </w:tcPr>
          <w:p w:rsidR="005A60F1" w:rsidRDefault="005A60F1" w:rsidP="005A60F1">
            <w:pPr>
              <w:pStyle w:val="aff3"/>
            </w:pPr>
            <w:r>
              <w:t>pk</w:t>
            </w:r>
          </w:p>
        </w:tc>
        <w:tc>
          <w:tcPr>
            <w:tcW w:w="1020" w:type="pct"/>
          </w:tcPr>
          <w:p w:rsidR="005A60F1" w:rsidRPr="00BA4FC7" w:rsidRDefault="005A60F1" w:rsidP="005A60F1">
            <w:pPr>
              <w:pStyle w:val="aff3"/>
            </w:pPr>
            <w:r>
              <w:t>nvarchar</w:t>
            </w:r>
          </w:p>
        </w:tc>
        <w:tc>
          <w:tcPr>
            <w:tcW w:w="2960" w:type="pct"/>
          </w:tcPr>
          <w:p w:rsidR="005A60F1" w:rsidRDefault="005A60F1" w:rsidP="005A60F1">
            <w:pPr>
              <w:pStyle w:val="aff3"/>
            </w:pPr>
            <w:r>
              <w:t>是否為</w:t>
            </w:r>
            <w:r>
              <w:rPr>
                <w:rFonts w:hint="eastAsia"/>
              </w:rPr>
              <w:t>primary key</w:t>
            </w:r>
          </w:p>
        </w:tc>
      </w:tr>
      <w:tr w:rsidR="005A60F1" w:rsidRPr="004D39C7" w:rsidTr="005A60F1">
        <w:trPr>
          <w:jc w:val="center"/>
        </w:trPr>
        <w:tc>
          <w:tcPr>
            <w:tcW w:w="1020" w:type="pct"/>
          </w:tcPr>
          <w:p w:rsidR="005A60F1" w:rsidRDefault="005A60F1" w:rsidP="005A60F1">
            <w:pPr>
              <w:pStyle w:val="aff3"/>
            </w:pPr>
            <w:r>
              <w:t>fk</w:t>
            </w:r>
          </w:p>
        </w:tc>
        <w:tc>
          <w:tcPr>
            <w:tcW w:w="1020" w:type="pct"/>
          </w:tcPr>
          <w:p w:rsidR="005A60F1" w:rsidRPr="00BA4FC7" w:rsidRDefault="005A60F1" w:rsidP="005A60F1">
            <w:pPr>
              <w:pStyle w:val="aff3"/>
            </w:pPr>
            <w:r>
              <w:t>nvarchar</w:t>
            </w:r>
          </w:p>
        </w:tc>
        <w:tc>
          <w:tcPr>
            <w:tcW w:w="2960" w:type="pct"/>
          </w:tcPr>
          <w:p w:rsidR="005A60F1" w:rsidRDefault="005A60F1" w:rsidP="005A60F1">
            <w:pPr>
              <w:pStyle w:val="aff3"/>
            </w:pPr>
            <w:r>
              <w:rPr>
                <w:rFonts w:hint="eastAsia"/>
              </w:rPr>
              <w:t>是否為</w:t>
            </w:r>
            <w:r>
              <w:rPr>
                <w:rFonts w:hint="eastAsia"/>
              </w:rPr>
              <w:t>foreign key</w:t>
            </w:r>
            <w:r>
              <w:rPr>
                <w:rFonts w:hint="eastAsia"/>
              </w:rPr>
              <w:t>，並且顯示關聯的</w:t>
            </w:r>
            <w:r>
              <w:rPr>
                <w:rFonts w:hint="eastAsia"/>
              </w:rPr>
              <w:t>Table</w:t>
            </w:r>
            <w:r>
              <w:rPr>
                <w:rFonts w:hint="eastAsia"/>
              </w:rPr>
              <w:t>欄位</w:t>
            </w:r>
          </w:p>
        </w:tc>
      </w:tr>
      <w:tr w:rsidR="005A60F1" w:rsidRPr="004D39C7" w:rsidTr="005A60F1">
        <w:trPr>
          <w:jc w:val="center"/>
        </w:trPr>
        <w:tc>
          <w:tcPr>
            <w:tcW w:w="1020" w:type="pct"/>
          </w:tcPr>
          <w:p w:rsidR="005A60F1" w:rsidRDefault="005A60F1" w:rsidP="005A60F1">
            <w:pPr>
              <w:pStyle w:val="aff3"/>
            </w:pPr>
            <w:r>
              <w:rPr>
                <w:rFonts w:hint="eastAsia"/>
              </w:rPr>
              <w:t>identity</w:t>
            </w:r>
          </w:p>
        </w:tc>
        <w:tc>
          <w:tcPr>
            <w:tcW w:w="1020" w:type="pct"/>
          </w:tcPr>
          <w:p w:rsidR="005A60F1" w:rsidRPr="00BA4FC7" w:rsidRDefault="005A60F1" w:rsidP="005A60F1">
            <w:pPr>
              <w:pStyle w:val="aff3"/>
            </w:pPr>
            <w:r>
              <w:t>nvarchar</w:t>
            </w:r>
          </w:p>
        </w:tc>
        <w:tc>
          <w:tcPr>
            <w:tcW w:w="2960" w:type="pct"/>
          </w:tcPr>
          <w:p w:rsidR="005A60F1" w:rsidRDefault="005A60F1" w:rsidP="005A60F1">
            <w:pPr>
              <w:pStyle w:val="aff3"/>
            </w:pPr>
            <w:r>
              <w:t>是否設為流水號</w:t>
            </w:r>
          </w:p>
        </w:tc>
      </w:tr>
    </w:tbl>
    <w:p w:rsidR="005A60F1" w:rsidRDefault="005A60F1" w:rsidP="00E4574F">
      <w:pPr>
        <w:pStyle w:val="affe"/>
      </w:pPr>
      <w:r>
        <w:t xml:space="preserve">t = </w:t>
      </w:r>
      <w:r w:rsidRPr="00AA6E60">
        <w:t>INFORMATION_SCHEMA</w:t>
      </w:r>
      <w:r>
        <w:t>.TABLES</w:t>
      </w:r>
    </w:p>
    <w:p w:rsidR="005A60F1" w:rsidRDefault="005A60F1" w:rsidP="00E4574F">
      <w:pPr>
        <w:pStyle w:val="affe"/>
      </w:pPr>
      <w:r>
        <w:t xml:space="preserve">t_col = </w:t>
      </w:r>
      <w:r w:rsidRPr="00AA6E60">
        <w:t>INFORMATION_SCHEMA</w:t>
      </w:r>
      <w:r>
        <w:t>.COLUMNS</w:t>
      </w:r>
    </w:p>
    <w:p w:rsidR="00DF61A5" w:rsidRDefault="00DF61A5" w:rsidP="00E4574F"/>
    <w:p w:rsidR="00DF61A5" w:rsidRDefault="00DF61A5" w:rsidP="00FF32D3">
      <w:pPr>
        <w:pStyle w:val="2"/>
      </w:pPr>
      <w:r>
        <w:rPr>
          <w:rFonts w:hint="eastAsia"/>
        </w:rPr>
        <w:t>F</w:t>
      </w:r>
      <w:r>
        <w:t>unctions</w:t>
      </w:r>
    </w:p>
    <w:p w:rsidR="008136EB" w:rsidRDefault="008136EB" w:rsidP="006C3DA3">
      <w:pPr>
        <w:pStyle w:val="3"/>
      </w:pPr>
      <w:proofErr w:type="gramStart"/>
      <w:r>
        <w:t>dbo.</w:t>
      </w:r>
      <w:r>
        <w:rPr>
          <w:rFonts w:hint="eastAsia"/>
        </w:rPr>
        <w:t>fs</w:t>
      </w:r>
      <w:proofErr w:type="gramEnd"/>
      <w:r>
        <w:rPr>
          <w:rFonts w:hint="eastAsia"/>
        </w:rPr>
        <w:t>_</w:t>
      </w:r>
      <w:r>
        <w:t>getMD5Encode( )</w:t>
      </w:r>
    </w:p>
    <w:p w:rsidR="00304435" w:rsidRPr="006C3ED2" w:rsidRDefault="00304435" w:rsidP="006C3ED2">
      <w:r>
        <w:rPr>
          <w:rFonts w:hint="eastAsia"/>
        </w:rPr>
        <w:t>將輸入的字串做</w:t>
      </w:r>
      <w:r>
        <w:rPr>
          <w:rFonts w:hint="eastAsia"/>
        </w:rPr>
        <w:t>MD5</w:t>
      </w:r>
      <w:r>
        <w:rPr>
          <w:rFonts w:hint="eastAsia"/>
        </w:rPr>
        <w:t>加密。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205"/>
      </w:tblGrid>
      <w:tr w:rsidR="00EC0161" w:rsidRPr="00AA0A1C" w:rsidTr="00B5031B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EC0161" w:rsidRPr="00AA0A1C" w:rsidRDefault="00EC0161" w:rsidP="00B5031B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函式</w:t>
            </w:r>
            <w:r w:rsidRPr="00AA0A1C">
              <w:rPr>
                <w:rFonts w:hint="eastAsia"/>
                <w:b/>
              </w:rPr>
              <w:t>名稱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EC0161" w:rsidRPr="009F4064" w:rsidRDefault="00EC0161" w:rsidP="00B5031B">
            <w:pPr>
              <w:pStyle w:val="aff3"/>
            </w:pPr>
            <w:r w:rsidRPr="009F4064">
              <w:rPr>
                <w:rFonts w:hint="eastAsia"/>
              </w:rPr>
              <w:t>fs_</w:t>
            </w:r>
            <w:r>
              <w:t>getMD5Encode</w:t>
            </w:r>
          </w:p>
        </w:tc>
      </w:tr>
      <w:tr w:rsidR="00EC0161" w:rsidRPr="00AA0A1C" w:rsidTr="00B5031B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EC0161" w:rsidRDefault="00EC0161" w:rsidP="00B5031B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輸入參數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EC0161" w:rsidRPr="009F4064" w:rsidRDefault="00EC0161" w:rsidP="00B5031B">
            <w:pPr>
              <w:pStyle w:val="aff3"/>
            </w:pPr>
            <w:r w:rsidRPr="006C3DA3">
              <w:rPr>
                <w:rFonts w:hint="eastAsia"/>
                <w:b/>
              </w:rPr>
              <w:t>@String :</w:t>
            </w:r>
            <w:r>
              <w:rPr>
                <w:rFonts w:hint="eastAsia"/>
              </w:rPr>
              <w:t xml:space="preserve"> nvarchar(</w:t>
            </w:r>
            <w:r>
              <w:t>4000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，欲加密的字串。</w:t>
            </w:r>
          </w:p>
        </w:tc>
      </w:tr>
      <w:tr w:rsidR="00EC0161" w:rsidRPr="00AA0A1C" w:rsidTr="00B5031B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EC0161" w:rsidRDefault="00EC0161" w:rsidP="006C3DA3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輸出結果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EC0161" w:rsidRPr="009F4064" w:rsidRDefault="00EC0161" w:rsidP="006C3DA3">
            <w:pPr>
              <w:pStyle w:val="aff3"/>
            </w:pPr>
            <w:r>
              <w:rPr>
                <w:rFonts w:hint="eastAsia"/>
              </w:rPr>
              <w:t>nvarchar(</w:t>
            </w:r>
            <w:r>
              <w:t>32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，經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加密後的</w:t>
            </w:r>
            <w:r>
              <w:rPr>
                <w:rFonts w:hint="eastAsia"/>
              </w:rPr>
              <w:t>token</w:t>
            </w:r>
          </w:p>
        </w:tc>
      </w:tr>
      <w:tr w:rsidR="00EC0161" w:rsidRPr="00AA0A1C" w:rsidTr="00B5031B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EC0161" w:rsidRDefault="00EC0161" w:rsidP="00B5031B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範例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EC0161" w:rsidRPr="009F4064" w:rsidRDefault="005B15FE" w:rsidP="00B5031B">
            <w:pPr>
              <w:pStyle w:val="aff3"/>
            </w:pPr>
            <w:r>
              <w:rPr>
                <w:noProof/>
              </w:rPr>
              <w:drawing>
                <wp:inline distT="0" distB="0" distL="0" distR="0" wp14:anchorId="7AE8EB41" wp14:editId="5496054A">
                  <wp:extent cx="3371429" cy="1647619"/>
                  <wp:effectExtent l="0" t="0" r="635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429" cy="16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0161" w:rsidRPr="006C3DA3" w:rsidRDefault="00EC0161" w:rsidP="006C3DA3"/>
    <w:p w:rsidR="008136EB" w:rsidRDefault="008136EB" w:rsidP="006C3DA3">
      <w:pPr>
        <w:pStyle w:val="3"/>
      </w:pPr>
      <w:proofErr w:type="gramStart"/>
      <w:r>
        <w:rPr>
          <w:rFonts w:hint="eastAsia"/>
        </w:rPr>
        <w:t>d</w:t>
      </w:r>
      <w:r>
        <w:t>bo.fs</w:t>
      </w:r>
      <w:proofErr w:type="gramEnd"/>
      <w:r>
        <w:t>_getSHA</w:t>
      </w:r>
      <w:r w:rsidR="005D0640">
        <w:t>2_</w:t>
      </w:r>
      <w:r>
        <w:t>512Encode( )</w:t>
      </w:r>
    </w:p>
    <w:p w:rsidR="00304435" w:rsidRPr="006C3ED2" w:rsidRDefault="00304435" w:rsidP="006C3ED2">
      <w:r>
        <w:rPr>
          <w:rFonts w:hint="eastAsia"/>
        </w:rPr>
        <w:t>將輸入的字串做</w:t>
      </w:r>
      <w:r>
        <w:rPr>
          <w:rFonts w:hint="eastAsia"/>
        </w:rPr>
        <w:t>SHA</w:t>
      </w:r>
      <w:r w:rsidR="005D0640">
        <w:t>2_</w:t>
      </w:r>
      <w:r>
        <w:rPr>
          <w:rFonts w:hint="eastAsia"/>
        </w:rPr>
        <w:t>512</w:t>
      </w:r>
      <w:r>
        <w:rPr>
          <w:rFonts w:hint="eastAsia"/>
        </w:rPr>
        <w:t>加密。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205"/>
      </w:tblGrid>
      <w:tr w:rsidR="00E62AD0" w:rsidRPr="00AA0A1C" w:rsidTr="00B5031B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E62AD0" w:rsidRPr="00AA0A1C" w:rsidRDefault="00E62AD0" w:rsidP="00B5031B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函式</w:t>
            </w:r>
            <w:r w:rsidRPr="00AA0A1C">
              <w:rPr>
                <w:rFonts w:hint="eastAsia"/>
                <w:b/>
              </w:rPr>
              <w:t>名稱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E62AD0" w:rsidRPr="009F4064" w:rsidRDefault="00E62AD0" w:rsidP="006C3DA3">
            <w:pPr>
              <w:pStyle w:val="aff3"/>
            </w:pPr>
            <w:r w:rsidRPr="009F4064">
              <w:rPr>
                <w:rFonts w:hint="eastAsia"/>
              </w:rPr>
              <w:t>fs_</w:t>
            </w:r>
            <w:r>
              <w:t>getSHA</w:t>
            </w:r>
            <w:r w:rsidR="005D0640">
              <w:t>2_</w:t>
            </w:r>
            <w:r>
              <w:rPr>
                <w:rFonts w:hint="eastAsia"/>
              </w:rPr>
              <w:t>512</w:t>
            </w:r>
            <w:r>
              <w:t>Encode</w:t>
            </w:r>
          </w:p>
        </w:tc>
      </w:tr>
      <w:tr w:rsidR="00E62AD0" w:rsidRPr="00AA0A1C" w:rsidTr="00B5031B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E62AD0" w:rsidRDefault="00E62AD0" w:rsidP="00B5031B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輸入參數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E62AD0" w:rsidRPr="009F4064" w:rsidRDefault="00E62AD0" w:rsidP="00B5031B">
            <w:pPr>
              <w:pStyle w:val="aff3"/>
            </w:pPr>
            <w:r w:rsidRPr="006716A1">
              <w:rPr>
                <w:rFonts w:hint="eastAsia"/>
                <w:b/>
              </w:rPr>
              <w:t>@String :</w:t>
            </w:r>
            <w:r>
              <w:rPr>
                <w:rFonts w:hint="eastAsia"/>
              </w:rPr>
              <w:t xml:space="preserve"> nvarchar(</w:t>
            </w:r>
            <w:r>
              <w:t>4000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，欲加密的字串。</w:t>
            </w:r>
          </w:p>
        </w:tc>
      </w:tr>
      <w:tr w:rsidR="00E62AD0" w:rsidRPr="00AA0A1C" w:rsidTr="00B5031B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E62AD0" w:rsidRDefault="00E62AD0" w:rsidP="00B5031B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輸出結果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E62AD0" w:rsidRPr="009F4064" w:rsidRDefault="00E62AD0" w:rsidP="006C3DA3">
            <w:pPr>
              <w:pStyle w:val="aff3"/>
            </w:pPr>
            <w:r>
              <w:rPr>
                <w:rFonts w:hint="eastAsia"/>
              </w:rPr>
              <w:t>nvarchar(</w:t>
            </w:r>
            <w:r>
              <w:t>128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，經</w:t>
            </w:r>
            <w:r>
              <w:t>SHA2_512</w:t>
            </w:r>
            <w:r>
              <w:rPr>
                <w:rFonts w:hint="eastAsia"/>
              </w:rPr>
              <w:t>加密後的</w:t>
            </w:r>
            <w:r>
              <w:rPr>
                <w:rFonts w:hint="eastAsia"/>
              </w:rPr>
              <w:t>token</w:t>
            </w:r>
          </w:p>
        </w:tc>
      </w:tr>
      <w:tr w:rsidR="00E62AD0" w:rsidRPr="00AA0A1C" w:rsidTr="00B5031B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E62AD0" w:rsidRDefault="00E62AD0" w:rsidP="00B5031B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範例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E62AD0" w:rsidRPr="009F4064" w:rsidRDefault="005B15FE" w:rsidP="00B5031B">
            <w:pPr>
              <w:pStyle w:val="aff3"/>
            </w:pPr>
            <w:r>
              <w:rPr>
                <w:noProof/>
              </w:rPr>
              <w:drawing>
                <wp:inline distT="0" distB="0" distL="0" distR="0" wp14:anchorId="1A55B849" wp14:editId="658B782C">
                  <wp:extent cx="4800000" cy="1171429"/>
                  <wp:effectExtent l="0" t="0" r="635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000" cy="11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62AD0" w:rsidRDefault="00E62AD0" w:rsidP="006C3DA3"/>
    <w:p w:rsidR="00294897" w:rsidRDefault="00294897" w:rsidP="006C3ED2">
      <w:pPr>
        <w:pStyle w:val="3"/>
      </w:pPr>
      <w:proofErr w:type="gramStart"/>
      <w:r>
        <w:rPr>
          <w:rFonts w:hint="eastAsia"/>
        </w:rPr>
        <w:t>dbo.fs</w:t>
      </w:r>
      <w:proofErr w:type="gramEnd"/>
      <w:r>
        <w:rPr>
          <w:rFonts w:hint="eastAsia"/>
        </w:rPr>
        <w:t>_checkBitwise</w:t>
      </w:r>
      <w:r w:rsidR="00E9617E">
        <w:t>( )</w:t>
      </w:r>
    </w:p>
    <w:p w:rsidR="00304435" w:rsidRPr="006C3ED2" w:rsidRDefault="00A6193C" w:rsidP="006C3ED2">
      <w:r>
        <w:rPr>
          <w:rFonts w:hint="eastAsia"/>
        </w:rPr>
        <w:t>檢查輸入的</w:t>
      </w:r>
      <w:r>
        <w:rPr>
          <w:rFonts w:hint="eastAsia"/>
        </w:rPr>
        <w:t>BitValue</w:t>
      </w:r>
      <w:r>
        <w:rPr>
          <w:rFonts w:hint="eastAsia"/>
        </w:rPr>
        <w:t>中指定的</w:t>
      </w:r>
      <w:r>
        <w:rPr>
          <w:rFonts w:hint="eastAsia"/>
        </w:rPr>
        <w:t>bit</w:t>
      </w:r>
      <w:r>
        <w:rPr>
          <w:rFonts w:hint="eastAsia"/>
        </w:rPr>
        <w:t>位置是</w:t>
      </w:r>
      <w:r>
        <w:rPr>
          <w:rFonts w:hint="eastAsia"/>
        </w:rPr>
        <w:t>0</w:t>
      </w:r>
      <w:r>
        <w:rPr>
          <w:rFonts w:hint="eastAsia"/>
        </w:rPr>
        <w:t>還是</w:t>
      </w:r>
      <w:r>
        <w:rPr>
          <w:rFonts w:hint="eastAsia"/>
        </w:rPr>
        <w:t>1</w:t>
      </w:r>
      <w:r>
        <w:rPr>
          <w:rFonts w:hint="eastAsia"/>
        </w:rPr>
        <w:t>。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205"/>
      </w:tblGrid>
      <w:tr w:rsidR="00E9617E" w:rsidRPr="00AA0A1C" w:rsidTr="00B5031B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E9617E" w:rsidRPr="00AA0A1C" w:rsidRDefault="00E9617E" w:rsidP="00B5031B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函式</w:t>
            </w:r>
            <w:r w:rsidRPr="00AA0A1C">
              <w:rPr>
                <w:rFonts w:hint="eastAsia"/>
                <w:b/>
              </w:rPr>
              <w:t>名稱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E9617E" w:rsidRPr="009F4064" w:rsidRDefault="00E9617E" w:rsidP="00B5031B">
            <w:pPr>
              <w:pStyle w:val="aff3"/>
            </w:pPr>
            <w:r w:rsidRPr="009F4064">
              <w:rPr>
                <w:rFonts w:hint="eastAsia"/>
              </w:rPr>
              <w:t>fs_</w:t>
            </w:r>
            <w:r>
              <w:rPr>
                <w:rFonts w:hint="eastAsia"/>
              </w:rPr>
              <w:t>checkBitwise</w:t>
            </w:r>
          </w:p>
        </w:tc>
      </w:tr>
      <w:tr w:rsidR="00E9617E" w:rsidRPr="00AA0A1C" w:rsidTr="00B5031B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E9617E" w:rsidRDefault="00E9617E" w:rsidP="00B5031B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輸入參數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E9617E" w:rsidRDefault="00E9617E" w:rsidP="006C3ED2">
            <w:pPr>
              <w:pStyle w:val="aff3"/>
            </w:pPr>
            <w:r w:rsidRPr="006716A1">
              <w:rPr>
                <w:rFonts w:hint="eastAsia"/>
                <w:b/>
              </w:rPr>
              <w:t>@</w:t>
            </w:r>
            <w:r w:rsidR="00B01D9D">
              <w:rPr>
                <w:b/>
              </w:rPr>
              <w:t>BitValue</w:t>
            </w:r>
            <w:r w:rsidRPr="006716A1">
              <w:rPr>
                <w:rFonts w:hint="eastAsia"/>
                <w:b/>
              </w:rPr>
              <w:t xml:space="preserve"> :</w:t>
            </w:r>
            <w:r w:rsidR="00B01D9D">
              <w:rPr>
                <w:rFonts w:hint="eastAsia"/>
              </w:rPr>
              <w:t xml:space="preserve"> bigint</w:t>
            </w:r>
            <w:r w:rsidR="00B01D9D">
              <w:rPr>
                <w:rFonts w:hint="eastAsia"/>
              </w:rPr>
              <w:t>，被檢</w:t>
            </w:r>
            <w:r w:rsidR="0042545F">
              <w:rPr>
                <w:rFonts w:hint="eastAsia"/>
              </w:rPr>
              <w:t>查</w:t>
            </w:r>
            <w:r w:rsidR="00B01D9D">
              <w:rPr>
                <w:rFonts w:hint="eastAsia"/>
              </w:rPr>
              <w:t>的值</w:t>
            </w:r>
            <w:r>
              <w:rPr>
                <w:rFonts w:hint="eastAsia"/>
              </w:rPr>
              <w:t>。</w:t>
            </w:r>
          </w:p>
          <w:p w:rsidR="00B01D9D" w:rsidRPr="009F4064" w:rsidRDefault="00B01D9D" w:rsidP="006C3ED2">
            <w:pPr>
              <w:pStyle w:val="aff3"/>
            </w:pPr>
            <w:r w:rsidRPr="006C3ED2">
              <w:rPr>
                <w:rFonts w:hint="eastAsia"/>
                <w:b/>
              </w:rPr>
              <w:t>@</w:t>
            </w:r>
            <w:r w:rsidR="00B9445C">
              <w:rPr>
                <w:b/>
              </w:rPr>
              <w:t>Bit</w:t>
            </w:r>
            <w:r w:rsidRPr="006C3ED2">
              <w:rPr>
                <w:rFonts w:hint="eastAsia"/>
                <w:b/>
              </w:rPr>
              <w:t>Position</w:t>
            </w:r>
            <w:r w:rsidRPr="006C3ED2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tinyint</w:t>
            </w:r>
            <w:r>
              <w:rPr>
                <w:rFonts w:hint="eastAsia"/>
              </w:rPr>
              <w:t>，欲檢</w:t>
            </w:r>
            <w:r w:rsidR="0042545F">
              <w:rPr>
                <w:rFonts w:hint="eastAsia"/>
              </w:rPr>
              <w:t>查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bit</w:t>
            </w:r>
            <w:r>
              <w:rPr>
                <w:rFonts w:hint="eastAsia"/>
              </w:rPr>
              <w:t>位置</w:t>
            </w:r>
            <w:r w:rsidR="0042545F">
              <w:rPr>
                <w:rFonts w:hint="eastAsia"/>
              </w:rPr>
              <w:t>，範圍</w:t>
            </w:r>
            <w:r w:rsidR="0042545F">
              <w:rPr>
                <w:rFonts w:hint="eastAsia"/>
              </w:rPr>
              <w:t>0</w:t>
            </w:r>
            <w:ins w:id="3" w:author="Windows 使用者" w:date="2019-01-25T14:43:00Z">
              <w:r w:rsidR="00E4574F">
                <w:t xml:space="preserve"> </w:t>
              </w:r>
            </w:ins>
            <w:r w:rsidR="0042545F">
              <w:rPr>
                <w:rFonts w:hint="eastAsia"/>
              </w:rPr>
              <w:t>~</w:t>
            </w:r>
            <w:ins w:id="4" w:author="Windows 使用者" w:date="2019-01-25T14:43:00Z">
              <w:r w:rsidR="00E4574F">
                <w:t xml:space="preserve"> </w:t>
              </w:r>
            </w:ins>
            <w:r w:rsidR="0042545F">
              <w:rPr>
                <w:rFonts w:hint="eastAsia"/>
              </w:rPr>
              <w:t>62</w:t>
            </w:r>
          </w:p>
        </w:tc>
      </w:tr>
      <w:tr w:rsidR="00E9617E" w:rsidRPr="00AA0A1C" w:rsidTr="00B5031B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E9617E" w:rsidRDefault="00E9617E" w:rsidP="00B5031B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輸出結果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E9617E" w:rsidRPr="009F4064" w:rsidRDefault="00B01D9D" w:rsidP="00B5031B">
            <w:pPr>
              <w:pStyle w:val="aff3"/>
            </w:pPr>
            <w:r>
              <w:rPr>
                <w:rFonts w:hint="eastAsia"/>
              </w:rPr>
              <w:t>bit</w:t>
            </w:r>
            <w:r>
              <w:rPr>
                <w:rFonts w:hint="eastAsia"/>
              </w:rPr>
              <w:t>，檢核的</w:t>
            </w:r>
            <w:r>
              <w:rPr>
                <w:rFonts w:hint="eastAsia"/>
              </w:rPr>
              <w:t>bit</w:t>
            </w:r>
            <w:r>
              <w:rPr>
                <w:rFonts w:hint="eastAsia"/>
              </w:rPr>
              <w:t>位置是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。</w:t>
            </w:r>
          </w:p>
        </w:tc>
      </w:tr>
      <w:tr w:rsidR="00E9617E" w:rsidRPr="00AA0A1C" w:rsidTr="00B5031B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E9617E" w:rsidRDefault="00E9617E" w:rsidP="00B5031B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範例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525899" w:rsidRDefault="00525899" w:rsidP="00B5031B">
            <w:pPr>
              <w:pStyle w:val="aff3"/>
            </w:pPr>
            <w:r>
              <w:rPr>
                <w:rFonts w:hint="eastAsia"/>
              </w:rPr>
              <w:t>範例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</w:p>
          <w:p w:rsidR="00E9617E" w:rsidRDefault="00525899" w:rsidP="00B5031B">
            <w:pPr>
              <w:pStyle w:val="aff3"/>
            </w:pPr>
            <w:r>
              <w:rPr>
                <w:noProof/>
              </w:rPr>
              <w:drawing>
                <wp:inline distT="0" distB="0" distL="0" distR="0" wp14:anchorId="328E1DE8" wp14:editId="111E12AB">
                  <wp:extent cx="4761905" cy="1704762"/>
                  <wp:effectExtent l="0" t="0" r="635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905" cy="17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25899" w:rsidRDefault="00525899" w:rsidP="00B5031B">
            <w:pPr>
              <w:pStyle w:val="aff3"/>
            </w:pPr>
            <w:r>
              <w:rPr>
                <w:rFonts w:hint="eastAsia"/>
              </w:rPr>
              <w:t>範例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</w:p>
          <w:p w:rsidR="00525899" w:rsidRPr="009F4064" w:rsidRDefault="00525899" w:rsidP="00B5031B">
            <w:pPr>
              <w:pStyle w:val="aff3"/>
            </w:pPr>
            <w:r>
              <w:rPr>
                <w:noProof/>
              </w:rPr>
              <w:drawing>
                <wp:inline distT="0" distB="0" distL="0" distR="0" wp14:anchorId="49BEE53D" wp14:editId="3B6D3B10">
                  <wp:extent cx="4752381" cy="1752381"/>
                  <wp:effectExtent l="0" t="0" r="0" b="635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381" cy="17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617E" w:rsidRPr="006C3ED2" w:rsidRDefault="00E9617E" w:rsidP="006C3ED2"/>
    <w:p w:rsidR="002963C5" w:rsidRDefault="002963C5" w:rsidP="00FF32D3">
      <w:pPr>
        <w:pStyle w:val="2"/>
        <w:rPr>
          <w:ins w:id="5" w:author="Windows 使用者" w:date="2019-01-25T14:43:00Z"/>
        </w:rPr>
      </w:pPr>
      <w:r>
        <w:rPr>
          <w:rFonts w:hint="eastAsia"/>
        </w:rPr>
        <w:t>Stored Procedures</w:t>
      </w:r>
    </w:p>
    <w:p w:rsidR="006E1F3B" w:rsidRPr="00B305FC" w:rsidRDefault="006E1F3B">
      <w:pPr>
        <w:pPrChange w:id="6" w:author="Windows 使用者" w:date="2019-01-25T14:43:00Z">
          <w:pPr>
            <w:pStyle w:val="2"/>
          </w:pPr>
        </w:pPrChange>
      </w:pPr>
      <w:ins w:id="7" w:author="Windows 使用者" w:date="2019-01-25T14:43:00Z">
        <w:r>
          <w:rPr>
            <w:rFonts w:hint="eastAsia"/>
          </w:rPr>
          <w:t>無</w:t>
        </w:r>
      </w:ins>
    </w:p>
    <w:p w:rsidR="009121B0" w:rsidRDefault="009121B0">
      <w:pPr>
        <w:widowControl/>
        <w:rPr>
          <w:rFonts w:cs="Times New Roman"/>
          <w:b/>
          <w:kern w:val="28"/>
          <w:sz w:val="28"/>
          <w:szCs w:val="20"/>
        </w:rPr>
      </w:pPr>
      <w:r>
        <w:br w:type="page"/>
      </w:r>
    </w:p>
    <w:p w:rsidR="00C3365F" w:rsidRDefault="005E154B" w:rsidP="00B305FC">
      <w:pPr>
        <w:pStyle w:val="1"/>
      </w:pPr>
      <w:r>
        <w:rPr>
          <w:rFonts w:hint="eastAsia"/>
        </w:rPr>
        <w:lastRenderedPageBreak/>
        <w:t xml:space="preserve">I3S </w:t>
      </w:r>
      <w:r w:rsidR="00910133">
        <w:rPr>
          <w:rFonts w:hint="eastAsia"/>
        </w:rPr>
        <w:t xml:space="preserve">Schema </w:t>
      </w:r>
      <w:r w:rsidR="00910133">
        <w:t>–</w:t>
      </w:r>
      <w:r w:rsidR="00A033C0">
        <w:rPr>
          <w:rFonts w:hint="eastAsia"/>
        </w:rPr>
        <w:t xml:space="preserve"> </w:t>
      </w:r>
      <w:r w:rsidR="005F61D9" w:rsidRPr="005F61D9">
        <w:t>Concept</w:t>
      </w:r>
      <w:r w:rsidR="00BA55E2">
        <w:t xml:space="preserve"> </w:t>
      </w:r>
      <w:r w:rsidR="005F61D9" w:rsidRPr="005F61D9">
        <w:t>Hierarchy</w:t>
      </w:r>
      <w:r w:rsidR="005F61D9">
        <w:t xml:space="preserve"> </w:t>
      </w:r>
      <w:r w:rsidR="005F61D9">
        <w:rPr>
          <w:rFonts w:hint="eastAsia"/>
        </w:rPr>
        <w:t>(</w:t>
      </w:r>
      <w:r w:rsidR="0073107B">
        <w:t xml:space="preserve">Class </w:t>
      </w:r>
      <w:r w:rsidR="00910133">
        <w:rPr>
          <w:rFonts w:hint="eastAsia"/>
        </w:rPr>
        <w:t>&amp; Object</w:t>
      </w:r>
      <w:r w:rsidR="005F61D9">
        <w:t>)</w:t>
      </w:r>
    </w:p>
    <w:p w:rsidR="005A0BD1" w:rsidRDefault="005A0BD1" w:rsidP="00BA19ED">
      <w:pPr>
        <w:pStyle w:val="aff4"/>
      </w:pPr>
      <w:r w:rsidRPr="00192145">
        <w:drawing>
          <wp:inline distT="0" distB="0" distL="0" distR="0" wp14:anchorId="687FAFD9" wp14:editId="058A0C46">
            <wp:extent cx="5274310" cy="1846008"/>
            <wp:effectExtent l="0" t="0" r="2540" b="190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46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0683" w:rsidRDefault="002E0683" w:rsidP="00AA0A1C"/>
    <w:p w:rsidR="00AA0A1C" w:rsidRDefault="00AA0A1C" w:rsidP="00FF32D3">
      <w:pPr>
        <w:pStyle w:val="2"/>
      </w:pPr>
      <w:r>
        <w:rPr>
          <w:rFonts w:hint="eastAsia"/>
        </w:rPr>
        <w:t>Tables</w:t>
      </w:r>
    </w:p>
    <w:p w:rsidR="007503FD" w:rsidRDefault="00B93958" w:rsidP="008B72A4">
      <w:pPr>
        <w:pStyle w:val="3"/>
      </w:pPr>
      <w:r>
        <w:rPr>
          <w:rFonts w:hint="eastAsia"/>
        </w:rPr>
        <w:t>Entity Table</w:t>
      </w:r>
    </w:p>
    <w:p w:rsidR="00C97CD6" w:rsidRDefault="007503FD" w:rsidP="001036CA">
      <w:r>
        <w:rPr>
          <w:rFonts w:hint="eastAsia"/>
        </w:rPr>
        <w:t>列</w:t>
      </w:r>
      <w:r>
        <w:t>出</w:t>
      </w:r>
      <w:r>
        <w:rPr>
          <w:rFonts w:hint="eastAsia"/>
        </w:rPr>
        <w:t>結</w:t>
      </w:r>
      <w:r>
        <w:t>構下</w:t>
      </w:r>
      <w:r w:rsidR="002A7FCD">
        <w:rPr>
          <w:rFonts w:hint="eastAsia"/>
        </w:rPr>
        <w:t>有</w:t>
      </w:r>
      <w:r w:rsidR="009D245C">
        <w:rPr>
          <w:rFonts w:hint="eastAsia"/>
        </w:rPr>
        <w:t>定義</w:t>
      </w:r>
      <w:r w:rsidR="002A7FCD">
        <w:t>哪</w:t>
      </w:r>
      <w:r w:rsidR="009D245C">
        <w:rPr>
          <w:rFonts w:hint="eastAsia"/>
        </w:rPr>
        <w:t>些「實體</w:t>
      </w:r>
      <w:r w:rsidR="009D245C">
        <w:rPr>
          <w:rFonts w:hint="eastAsia"/>
        </w:rPr>
        <w:t xml:space="preserve"> (</w:t>
      </w:r>
      <w:r w:rsidR="009D245C">
        <w:t>Entity</w:t>
      </w:r>
      <w:r w:rsidR="009D245C">
        <w:rPr>
          <w:rFonts w:hint="eastAsia"/>
        </w:rPr>
        <w:t>)</w:t>
      </w:r>
      <w:r w:rsidR="009D245C">
        <w:rPr>
          <w:rFonts w:hint="eastAsia"/>
        </w:rPr>
        <w:t>」</w:t>
      </w:r>
      <w:r w:rsidR="002A7FCD">
        <w:t>的物件</w:t>
      </w:r>
      <w:r w:rsidR="009D245C">
        <w:rPr>
          <w:rFonts w:hint="eastAsia"/>
        </w:rPr>
        <w:t>。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6"/>
        <w:gridCol w:w="1964"/>
        <w:gridCol w:w="5688"/>
      </w:tblGrid>
      <w:tr w:rsidR="00804C1F" w:rsidRPr="00727C4D" w:rsidTr="001036CA">
        <w:trPr>
          <w:jc w:val="center"/>
        </w:trPr>
        <w:tc>
          <w:tcPr>
            <w:tcW w:w="1018" w:type="pct"/>
            <w:shd w:val="clear" w:color="auto" w:fill="D9D9D9" w:themeFill="background1" w:themeFillShade="D9"/>
            <w:vAlign w:val="center"/>
          </w:tcPr>
          <w:p w:rsidR="00804C1F" w:rsidRPr="00BA19ED" w:rsidRDefault="00804C1F" w:rsidP="005A21E4">
            <w:pPr>
              <w:pStyle w:val="aff3"/>
              <w:rPr>
                <w:b/>
              </w:rPr>
            </w:pPr>
            <w:r w:rsidRPr="00BA19ED">
              <w:rPr>
                <w:rFonts w:hint="eastAsia"/>
                <w:b/>
              </w:rPr>
              <w:t>欄位名稱</w:t>
            </w:r>
          </w:p>
        </w:tc>
        <w:tc>
          <w:tcPr>
            <w:tcW w:w="1022" w:type="pct"/>
            <w:shd w:val="clear" w:color="auto" w:fill="D9D9D9" w:themeFill="background1" w:themeFillShade="D9"/>
            <w:vAlign w:val="center"/>
          </w:tcPr>
          <w:p w:rsidR="00804C1F" w:rsidRPr="00BA19ED" w:rsidRDefault="00804C1F" w:rsidP="005A21E4">
            <w:pPr>
              <w:pStyle w:val="aff3"/>
              <w:rPr>
                <w:b/>
              </w:rPr>
            </w:pPr>
            <w:r w:rsidRPr="00BA19ED">
              <w:rPr>
                <w:rFonts w:hint="eastAsia"/>
                <w:b/>
              </w:rPr>
              <w:t>資料型態</w:t>
            </w:r>
          </w:p>
        </w:tc>
        <w:tc>
          <w:tcPr>
            <w:tcW w:w="2960" w:type="pct"/>
            <w:shd w:val="clear" w:color="auto" w:fill="D9D9D9" w:themeFill="background1" w:themeFillShade="D9"/>
            <w:vAlign w:val="center"/>
          </w:tcPr>
          <w:p w:rsidR="00804C1F" w:rsidRPr="00BA19ED" w:rsidRDefault="00804C1F" w:rsidP="005A21E4">
            <w:pPr>
              <w:pStyle w:val="aff3"/>
              <w:rPr>
                <w:b/>
              </w:rPr>
            </w:pPr>
            <w:r w:rsidRPr="00BA19ED">
              <w:rPr>
                <w:rFonts w:hint="eastAsia"/>
                <w:b/>
              </w:rPr>
              <w:t>註解</w:t>
            </w:r>
          </w:p>
        </w:tc>
      </w:tr>
      <w:tr w:rsidR="00804C1F" w:rsidRPr="00727C4D" w:rsidTr="001036CA">
        <w:trPr>
          <w:jc w:val="center"/>
        </w:trPr>
        <w:tc>
          <w:tcPr>
            <w:tcW w:w="1018" w:type="pct"/>
            <w:vAlign w:val="center"/>
          </w:tcPr>
          <w:p w:rsidR="00804C1F" w:rsidRPr="00F27004" w:rsidRDefault="00804C1F" w:rsidP="005A21E4">
            <w:pPr>
              <w:pStyle w:val="aff3"/>
            </w:pPr>
            <w:r w:rsidRPr="00F27004">
              <w:rPr>
                <w:rFonts w:hint="eastAsia"/>
              </w:rPr>
              <w:t>E</w:t>
            </w:r>
            <w:r w:rsidRPr="00F27004">
              <w:t>ID</w:t>
            </w:r>
          </w:p>
        </w:tc>
        <w:tc>
          <w:tcPr>
            <w:tcW w:w="1022" w:type="pct"/>
            <w:vAlign w:val="center"/>
          </w:tcPr>
          <w:p w:rsidR="00804C1F" w:rsidRPr="00F27004" w:rsidRDefault="009D51EB" w:rsidP="005A21E4">
            <w:pPr>
              <w:pStyle w:val="aff3"/>
            </w:pPr>
            <w:r>
              <w:t>s</w:t>
            </w:r>
            <w:r w:rsidRPr="00F27004">
              <w:rPr>
                <w:rFonts w:hint="eastAsia"/>
              </w:rPr>
              <w:t>malli</w:t>
            </w:r>
            <w:r w:rsidRPr="00F27004">
              <w:t>nt</w:t>
            </w:r>
          </w:p>
        </w:tc>
        <w:tc>
          <w:tcPr>
            <w:tcW w:w="2960" w:type="pct"/>
            <w:vAlign w:val="center"/>
          </w:tcPr>
          <w:p w:rsidR="00804C1F" w:rsidRPr="00F27004" w:rsidRDefault="00804C1F" w:rsidP="00DF61A5">
            <w:pPr>
              <w:pStyle w:val="aff3"/>
            </w:pPr>
            <w:r w:rsidRPr="00F27004">
              <w:rPr>
                <w:rFonts w:hint="eastAsia"/>
              </w:rPr>
              <w:t xml:space="preserve">PK, </w:t>
            </w:r>
            <w:proofErr w:type="gramStart"/>
            <w:r w:rsidRPr="00F27004">
              <w:rPr>
                <w:rFonts w:hint="eastAsia"/>
              </w:rPr>
              <w:t>identity(</w:t>
            </w:r>
            <w:proofErr w:type="gramEnd"/>
            <w:r w:rsidRPr="00F27004">
              <w:rPr>
                <w:rFonts w:hint="eastAsia"/>
              </w:rPr>
              <w:t>1,1)</w:t>
            </w:r>
            <w:r w:rsidR="00AC6C69">
              <w:rPr>
                <w:rStyle w:val="af5"/>
              </w:rPr>
              <w:footnoteReference w:id="2"/>
            </w:r>
          </w:p>
        </w:tc>
      </w:tr>
      <w:tr w:rsidR="00804C1F" w:rsidRPr="00727C4D" w:rsidTr="001036CA">
        <w:trPr>
          <w:jc w:val="center"/>
        </w:trPr>
        <w:tc>
          <w:tcPr>
            <w:tcW w:w="1018" w:type="pct"/>
            <w:vAlign w:val="center"/>
          </w:tcPr>
          <w:p w:rsidR="00804C1F" w:rsidRPr="00F27004" w:rsidRDefault="00804C1F" w:rsidP="005A21E4">
            <w:pPr>
              <w:pStyle w:val="aff3"/>
            </w:pPr>
            <w:r w:rsidRPr="00F27004">
              <w:rPr>
                <w:rFonts w:hint="eastAsia"/>
              </w:rPr>
              <w:t>C</w:t>
            </w:r>
            <w:r w:rsidRPr="00F27004">
              <w:t>Name</w:t>
            </w:r>
          </w:p>
        </w:tc>
        <w:tc>
          <w:tcPr>
            <w:tcW w:w="1022" w:type="pct"/>
            <w:vAlign w:val="center"/>
          </w:tcPr>
          <w:p w:rsidR="00804C1F" w:rsidRPr="00F27004" w:rsidRDefault="00804C1F" w:rsidP="005A21E4">
            <w:pPr>
              <w:pStyle w:val="aff3"/>
            </w:pPr>
            <w:proofErr w:type="gramStart"/>
            <w:r w:rsidRPr="00F27004">
              <w:rPr>
                <w:rFonts w:hint="eastAsia"/>
              </w:rPr>
              <w:t>n</w:t>
            </w:r>
            <w:r w:rsidRPr="00F27004">
              <w:t>varchar</w:t>
            </w:r>
            <w:r w:rsidRPr="00F27004">
              <w:rPr>
                <w:rFonts w:hint="eastAsia"/>
              </w:rPr>
              <w:t>(</w:t>
            </w:r>
            <w:proofErr w:type="gramEnd"/>
            <w:r w:rsidRPr="00F27004">
              <w:rPr>
                <w:rFonts w:hint="eastAsia"/>
              </w:rPr>
              <w:t>50)</w:t>
            </w:r>
          </w:p>
        </w:tc>
        <w:tc>
          <w:tcPr>
            <w:tcW w:w="2960" w:type="pct"/>
            <w:vAlign w:val="center"/>
          </w:tcPr>
          <w:p w:rsidR="00804C1F" w:rsidRPr="00F27004" w:rsidRDefault="00804C1F" w:rsidP="005A21E4">
            <w:pPr>
              <w:pStyle w:val="aff3"/>
            </w:pPr>
            <w:r w:rsidRPr="00F27004">
              <w:rPr>
                <w:rFonts w:hint="eastAsia"/>
              </w:rPr>
              <w:t xml:space="preserve">Not null </w:t>
            </w:r>
            <w:r w:rsidRPr="00F27004">
              <w:rPr>
                <w:rFonts w:hint="eastAsia"/>
              </w:rPr>
              <w:t>中文名稱</w:t>
            </w:r>
          </w:p>
        </w:tc>
      </w:tr>
      <w:tr w:rsidR="00804C1F" w:rsidRPr="00727C4D" w:rsidTr="001036CA">
        <w:trPr>
          <w:jc w:val="center"/>
        </w:trPr>
        <w:tc>
          <w:tcPr>
            <w:tcW w:w="1018" w:type="pct"/>
            <w:vAlign w:val="center"/>
          </w:tcPr>
          <w:p w:rsidR="00804C1F" w:rsidRPr="00F27004" w:rsidRDefault="00804C1F" w:rsidP="005A21E4">
            <w:pPr>
              <w:pStyle w:val="aff3"/>
            </w:pPr>
            <w:r w:rsidRPr="00F27004">
              <w:t>EName</w:t>
            </w:r>
          </w:p>
        </w:tc>
        <w:tc>
          <w:tcPr>
            <w:tcW w:w="1022" w:type="pct"/>
            <w:vAlign w:val="center"/>
          </w:tcPr>
          <w:p w:rsidR="00804C1F" w:rsidRPr="00F27004" w:rsidRDefault="00804C1F" w:rsidP="005A21E4">
            <w:pPr>
              <w:pStyle w:val="aff3"/>
            </w:pPr>
            <w:proofErr w:type="gramStart"/>
            <w:r w:rsidRPr="00F27004">
              <w:rPr>
                <w:rFonts w:hint="eastAsia"/>
              </w:rPr>
              <w:t>n</w:t>
            </w:r>
            <w:r w:rsidRPr="00F27004">
              <w:t>varchar</w:t>
            </w:r>
            <w:r w:rsidRPr="00F27004">
              <w:rPr>
                <w:rFonts w:hint="eastAsia"/>
              </w:rPr>
              <w:t>(</w:t>
            </w:r>
            <w:proofErr w:type="gramEnd"/>
            <w:r w:rsidRPr="00F27004">
              <w:rPr>
                <w:rFonts w:hint="eastAsia"/>
              </w:rPr>
              <w:t>50)</w:t>
            </w:r>
          </w:p>
        </w:tc>
        <w:tc>
          <w:tcPr>
            <w:tcW w:w="2960" w:type="pct"/>
            <w:vAlign w:val="center"/>
          </w:tcPr>
          <w:p w:rsidR="00804C1F" w:rsidRPr="00F27004" w:rsidRDefault="00804C1F" w:rsidP="005A21E4">
            <w:pPr>
              <w:pStyle w:val="aff3"/>
            </w:pPr>
            <w:r w:rsidRPr="00F27004">
              <w:rPr>
                <w:rFonts w:hint="eastAsia"/>
              </w:rPr>
              <w:t xml:space="preserve">Not null </w:t>
            </w:r>
            <w:r w:rsidRPr="00F27004">
              <w:rPr>
                <w:rFonts w:hint="eastAsia"/>
              </w:rPr>
              <w:t>英文名稱</w:t>
            </w:r>
          </w:p>
        </w:tc>
      </w:tr>
      <w:tr w:rsidR="00804C1F" w:rsidRPr="00727C4D" w:rsidTr="001036CA">
        <w:trPr>
          <w:jc w:val="center"/>
        </w:trPr>
        <w:tc>
          <w:tcPr>
            <w:tcW w:w="1018" w:type="pct"/>
            <w:vAlign w:val="center"/>
          </w:tcPr>
          <w:p w:rsidR="00804C1F" w:rsidRPr="00F27004" w:rsidRDefault="00804C1F" w:rsidP="005A21E4">
            <w:pPr>
              <w:pStyle w:val="aff3"/>
            </w:pPr>
            <w:r w:rsidRPr="00F27004">
              <w:rPr>
                <w:rFonts w:hint="eastAsia"/>
              </w:rPr>
              <w:t>bORel</w:t>
            </w:r>
          </w:p>
        </w:tc>
        <w:tc>
          <w:tcPr>
            <w:tcW w:w="1022" w:type="pct"/>
            <w:vAlign w:val="center"/>
          </w:tcPr>
          <w:p w:rsidR="00804C1F" w:rsidRPr="00F27004" w:rsidRDefault="00907151" w:rsidP="005A21E4">
            <w:pPr>
              <w:pStyle w:val="aff3"/>
            </w:pPr>
            <w:r>
              <w:t>b</w:t>
            </w:r>
            <w:r w:rsidR="00804C1F" w:rsidRPr="00F27004">
              <w:rPr>
                <w:rFonts w:hint="eastAsia"/>
              </w:rPr>
              <w:t>it</w:t>
            </w:r>
          </w:p>
        </w:tc>
        <w:tc>
          <w:tcPr>
            <w:tcW w:w="2960" w:type="pct"/>
            <w:vAlign w:val="center"/>
          </w:tcPr>
          <w:p w:rsidR="00804C1F" w:rsidRPr="00F27004" w:rsidRDefault="00607874">
            <w:pPr>
              <w:pStyle w:val="aff3"/>
            </w:pPr>
            <w:r>
              <w:rPr>
                <w:rFonts w:hint="eastAsia"/>
              </w:rPr>
              <w:t>default = 1</w:t>
            </w:r>
            <w:r w:rsidR="00804C1F" w:rsidRPr="00F27004">
              <w:rPr>
                <w:rFonts w:hint="eastAsia"/>
              </w:rPr>
              <w:t>，表示能否關聯</w:t>
            </w:r>
          </w:p>
        </w:tc>
      </w:tr>
      <w:tr w:rsidR="00907151" w:rsidRPr="00727C4D" w:rsidTr="001036CA">
        <w:trPr>
          <w:jc w:val="center"/>
        </w:trPr>
        <w:tc>
          <w:tcPr>
            <w:tcW w:w="1018" w:type="pct"/>
            <w:vAlign w:val="center"/>
          </w:tcPr>
          <w:p w:rsidR="00907151" w:rsidRPr="00F27004" w:rsidRDefault="00907151" w:rsidP="005A21E4">
            <w:pPr>
              <w:pStyle w:val="aff3"/>
            </w:pPr>
            <w:r>
              <w:rPr>
                <w:rFonts w:hint="eastAsia"/>
              </w:rPr>
              <w:t>bDel</w:t>
            </w:r>
          </w:p>
        </w:tc>
        <w:tc>
          <w:tcPr>
            <w:tcW w:w="1022" w:type="pct"/>
            <w:vAlign w:val="center"/>
          </w:tcPr>
          <w:p w:rsidR="00907151" w:rsidRPr="00F27004" w:rsidRDefault="00907151" w:rsidP="005A21E4">
            <w:pPr>
              <w:pStyle w:val="aff3"/>
            </w:pPr>
            <w:r>
              <w:rPr>
                <w:rFonts w:hint="eastAsia"/>
              </w:rPr>
              <w:t>bit</w:t>
            </w:r>
          </w:p>
        </w:tc>
        <w:tc>
          <w:tcPr>
            <w:tcW w:w="2960" w:type="pct"/>
            <w:vAlign w:val="center"/>
          </w:tcPr>
          <w:p w:rsidR="00907151" w:rsidRPr="00F27004" w:rsidRDefault="00907151">
            <w:pPr>
              <w:pStyle w:val="aff3"/>
            </w:pPr>
            <w:r>
              <w:rPr>
                <w:rFonts w:hint="eastAsia"/>
              </w:rPr>
              <w:t>default = 0</w:t>
            </w:r>
            <w:r w:rsidR="00607874">
              <w:rPr>
                <w:rFonts w:hint="eastAsia"/>
              </w:rPr>
              <w:t>，</w:t>
            </w:r>
            <w:r>
              <w:t>表示是否刪除</w:t>
            </w:r>
          </w:p>
        </w:tc>
      </w:tr>
    </w:tbl>
    <w:p w:rsidR="002E0683" w:rsidRDefault="002E0683" w:rsidP="00AA0A1C"/>
    <w:p w:rsidR="00607874" w:rsidRDefault="00607874" w:rsidP="008B72A4">
      <w:pPr>
        <w:pStyle w:val="3"/>
      </w:pPr>
      <w:r>
        <w:t>Object</w:t>
      </w:r>
      <w:r>
        <w:rPr>
          <w:rFonts w:hint="eastAsia"/>
        </w:rPr>
        <w:t xml:space="preserve"> Table</w:t>
      </w:r>
    </w:p>
    <w:p w:rsidR="00607874" w:rsidRDefault="00607874" w:rsidP="00607874">
      <w:r>
        <w:rPr>
          <w:rFonts w:hint="eastAsia"/>
        </w:rPr>
        <w:t>列</w:t>
      </w:r>
      <w:r>
        <w:t>出</w:t>
      </w:r>
      <w:r>
        <w:rPr>
          <w:rFonts w:hint="eastAsia"/>
        </w:rPr>
        <w:t>物</w:t>
      </w:r>
      <w:r>
        <w:t>件</w:t>
      </w:r>
      <w:r>
        <w:rPr>
          <w:rFonts w:hint="eastAsia"/>
        </w:rPr>
        <w:t>及其</w:t>
      </w:r>
      <w:r>
        <w:t>相關資訊</w:t>
      </w:r>
    </w:p>
    <w:tbl>
      <w:tblPr>
        <w:tblW w:w="489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9"/>
        <w:gridCol w:w="1985"/>
        <w:gridCol w:w="5671"/>
      </w:tblGrid>
      <w:tr w:rsidR="00607874" w:rsidRPr="00C2112C" w:rsidTr="00C2112C">
        <w:trPr>
          <w:jc w:val="center"/>
        </w:trPr>
        <w:tc>
          <w:tcPr>
            <w:tcW w:w="1031" w:type="pct"/>
            <w:shd w:val="clear" w:color="auto" w:fill="D9D9D9" w:themeFill="background1" w:themeFillShade="D9"/>
            <w:vAlign w:val="center"/>
          </w:tcPr>
          <w:p w:rsidR="00607874" w:rsidRPr="00C2112C" w:rsidRDefault="00607874" w:rsidP="00607874">
            <w:pPr>
              <w:pStyle w:val="aff3"/>
              <w:rPr>
                <w:b/>
              </w:rPr>
            </w:pPr>
            <w:r w:rsidRPr="00C2112C">
              <w:rPr>
                <w:rFonts w:hint="eastAsia"/>
                <w:b/>
              </w:rPr>
              <w:t>欄位名稱</w:t>
            </w:r>
          </w:p>
        </w:tc>
        <w:tc>
          <w:tcPr>
            <w:tcW w:w="1029" w:type="pct"/>
            <w:shd w:val="clear" w:color="auto" w:fill="D9D9D9" w:themeFill="background1" w:themeFillShade="D9"/>
            <w:vAlign w:val="center"/>
          </w:tcPr>
          <w:p w:rsidR="00607874" w:rsidRPr="00C2112C" w:rsidRDefault="00607874" w:rsidP="00607874">
            <w:pPr>
              <w:pStyle w:val="aff3"/>
              <w:rPr>
                <w:b/>
              </w:rPr>
            </w:pPr>
            <w:r w:rsidRPr="00C2112C">
              <w:rPr>
                <w:rFonts w:hint="eastAsia"/>
                <w:b/>
              </w:rPr>
              <w:t>資料型態</w:t>
            </w:r>
          </w:p>
        </w:tc>
        <w:tc>
          <w:tcPr>
            <w:tcW w:w="2940" w:type="pct"/>
            <w:shd w:val="clear" w:color="auto" w:fill="D9D9D9" w:themeFill="background1" w:themeFillShade="D9"/>
            <w:vAlign w:val="center"/>
          </w:tcPr>
          <w:p w:rsidR="00607874" w:rsidRPr="00C2112C" w:rsidRDefault="00607874" w:rsidP="00607874">
            <w:pPr>
              <w:pStyle w:val="aff3"/>
              <w:rPr>
                <w:b/>
              </w:rPr>
            </w:pPr>
            <w:r w:rsidRPr="00C2112C">
              <w:rPr>
                <w:rFonts w:hint="eastAsia"/>
                <w:b/>
              </w:rPr>
              <w:t>註解</w:t>
            </w:r>
          </w:p>
        </w:tc>
      </w:tr>
      <w:tr w:rsidR="00607874" w:rsidRPr="00422923" w:rsidTr="00C2112C">
        <w:trPr>
          <w:jc w:val="center"/>
        </w:trPr>
        <w:tc>
          <w:tcPr>
            <w:tcW w:w="1031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t>OID</w:t>
            </w:r>
          </w:p>
        </w:tc>
        <w:tc>
          <w:tcPr>
            <w:tcW w:w="1029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int</w:t>
            </w:r>
          </w:p>
        </w:tc>
        <w:tc>
          <w:tcPr>
            <w:tcW w:w="2940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 xml:space="preserve">PK, </w:t>
            </w:r>
            <w:proofErr w:type="gramStart"/>
            <w:r w:rsidRPr="004A0499">
              <w:rPr>
                <w:rFonts w:hint="eastAsia"/>
              </w:rPr>
              <w:t>identify(</w:t>
            </w:r>
            <w:proofErr w:type="gramEnd"/>
            <w:r w:rsidRPr="004A0499">
              <w:rPr>
                <w:rFonts w:hint="eastAsia"/>
              </w:rPr>
              <w:t>1,1)</w:t>
            </w:r>
          </w:p>
        </w:tc>
      </w:tr>
      <w:tr w:rsidR="00607874" w:rsidRPr="00422923" w:rsidTr="00C2112C">
        <w:trPr>
          <w:jc w:val="center"/>
        </w:trPr>
        <w:tc>
          <w:tcPr>
            <w:tcW w:w="1031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t>Type</w:t>
            </w:r>
          </w:p>
        </w:tc>
        <w:tc>
          <w:tcPr>
            <w:tcW w:w="1029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smallint</w:t>
            </w:r>
          </w:p>
        </w:tc>
        <w:tc>
          <w:tcPr>
            <w:tcW w:w="2940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FK</w:t>
            </w:r>
            <w:r w:rsidR="00D07A80">
              <w:rPr>
                <w:rStyle w:val="af5"/>
              </w:rPr>
              <w:footnoteReference w:id="3"/>
            </w:r>
            <w:r w:rsidRPr="004A0499">
              <w:rPr>
                <w:rFonts w:hint="eastAsia"/>
              </w:rPr>
              <w:t>: Entity.EID</w:t>
            </w:r>
            <w:r w:rsidRPr="004A0499">
              <w:rPr>
                <w:rFonts w:hint="eastAsia"/>
              </w:rPr>
              <w:t>，物件</w:t>
            </w:r>
            <w:r w:rsidR="00F440DC">
              <w:rPr>
                <w:rFonts w:hint="eastAsia"/>
              </w:rPr>
              <w:t>所屬的</w:t>
            </w:r>
            <w:r w:rsidR="00F440DC">
              <w:t>實體</w:t>
            </w:r>
          </w:p>
        </w:tc>
      </w:tr>
      <w:tr w:rsidR="00607874" w:rsidRPr="00422923" w:rsidTr="00C2112C">
        <w:trPr>
          <w:jc w:val="center"/>
        </w:trPr>
        <w:tc>
          <w:tcPr>
            <w:tcW w:w="1031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t>CName</w:t>
            </w:r>
          </w:p>
        </w:tc>
        <w:tc>
          <w:tcPr>
            <w:tcW w:w="1029" w:type="pct"/>
            <w:vAlign w:val="center"/>
          </w:tcPr>
          <w:p w:rsidR="00607874" w:rsidRPr="004A0499" w:rsidRDefault="00607874" w:rsidP="00BA19ED">
            <w:pPr>
              <w:pStyle w:val="aff3"/>
            </w:pPr>
            <w:proofErr w:type="gramStart"/>
            <w:r w:rsidRPr="004A0499">
              <w:rPr>
                <w:rFonts w:hint="eastAsia"/>
              </w:rPr>
              <w:t>n</w:t>
            </w:r>
            <w:r w:rsidRPr="004A0499">
              <w:t>varchar</w:t>
            </w:r>
            <w:r w:rsidRPr="004A0499">
              <w:rPr>
                <w:rFonts w:hint="eastAsia"/>
              </w:rPr>
              <w:t>(</w:t>
            </w:r>
            <w:proofErr w:type="gramEnd"/>
            <w:r w:rsidR="00F440DC">
              <w:t>512</w:t>
            </w:r>
            <w:r w:rsidRPr="004A0499">
              <w:rPr>
                <w:rFonts w:hint="eastAsia"/>
              </w:rPr>
              <w:t>)</w:t>
            </w:r>
          </w:p>
        </w:tc>
        <w:tc>
          <w:tcPr>
            <w:tcW w:w="2940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中文名稱</w:t>
            </w:r>
          </w:p>
        </w:tc>
      </w:tr>
      <w:tr w:rsidR="00607874" w:rsidRPr="00422923" w:rsidTr="00C2112C">
        <w:trPr>
          <w:jc w:val="center"/>
        </w:trPr>
        <w:tc>
          <w:tcPr>
            <w:tcW w:w="1031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t>CDes</w:t>
            </w:r>
          </w:p>
        </w:tc>
        <w:tc>
          <w:tcPr>
            <w:tcW w:w="1029" w:type="pct"/>
            <w:vAlign w:val="center"/>
          </w:tcPr>
          <w:p w:rsidR="00607874" w:rsidRPr="004A0499" w:rsidRDefault="00607874" w:rsidP="00607874">
            <w:pPr>
              <w:pStyle w:val="aff3"/>
            </w:pPr>
            <w:proofErr w:type="gramStart"/>
            <w:r w:rsidRPr="004A0499">
              <w:rPr>
                <w:rFonts w:hint="eastAsia"/>
              </w:rPr>
              <w:t>n</w:t>
            </w:r>
            <w:r w:rsidRPr="004A0499">
              <w:t>varchar</w:t>
            </w:r>
            <w:r>
              <w:rPr>
                <w:rFonts w:hint="eastAsia"/>
              </w:rPr>
              <w:t>(</w:t>
            </w:r>
            <w:proofErr w:type="gramEnd"/>
            <w:r w:rsidR="00F440DC">
              <w:t>4000</w:t>
            </w:r>
            <w:r w:rsidRPr="004A0499">
              <w:rPr>
                <w:rFonts w:hint="eastAsia"/>
              </w:rPr>
              <w:t>)</w:t>
            </w:r>
          </w:p>
        </w:tc>
        <w:tc>
          <w:tcPr>
            <w:tcW w:w="2940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中文描述</w:t>
            </w:r>
          </w:p>
        </w:tc>
      </w:tr>
      <w:tr w:rsidR="00607874" w:rsidRPr="00422923" w:rsidTr="00C2112C">
        <w:trPr>
          <w:jc w:val="center"/>
        </w:trPr>
        <w:tc>
          <w:tcPr>
            <w:tcW w:w="1031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t>EName</w:t>
            </w:r>
          </w:p>
        </w:tc>
        <w:tc>
          <w:tcPr>
            <w:tcW w:w="1029" w:type="pct"/>
            <w:vAlign w:val="center"/>
          </w:tcPr>
          <w:p w:rsidR="00607874" w:rsidRPr="004A0499" w:rsidRDefault="00607874" w:rsidP="00607874">
            <w:pPr>
              <w:pStyle w:val="aff3"/>
            </w:pPr>
            <w:proofErr w:type="gramStart"/>
            <w:r w:rsidRPr="004A0499">
              <w:rPr>
                <w:rFonts w:hint="eastAsia"/>
              </w:rPr>
              <w:t>n</w:t>
            </w:r>
            <w:r w:rsidRPr="004A0499">
              <w:t>varchar</w:t>
            </w:r>
            <w:r w:rsidRPr="004A0499">
              <w:rPr>
                <w:rFonts w:hint="eastAsia"/>
              </w:rPr>
              <w:t>(</w:t>
            </w:r>
            <w:proofErr w:type="gramEnd"/>
            <w:r w:rsidR="00F440DC">
              <w:t>512</w:t>
            </w:r>
            <w:r w:rsidRPr="004A0499">
              <w:rPr>
                <w:rFonts w:hint="eastAsia"/>
              </w:rPr>
              <w:t>)</w:t>
            </w:r>
          </w:p>
        </w:tc>
        <w:tc>
          <w:tcPr>
            <w:tcW w:w="2940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英文名稱</w:t>
            </w:r>
          </w:p>
        </w:tc>
      </w:tr>
      <w:tr w:rsidR="00607874" w:rsidRPr="00422923" w:rsidTr="00C2112C">
        <w:trPr>
          <w:jc w:val="center"/>
        </w:trPr>
        <w:tc>
          <w:tcPr>
            <w:tcW w:w="1031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t>EDes</w:t>
            </w:r>
          </w:p>
        </w:tc>
        <w:tc>
          <w:tcPr>
            <w:tcW w:w="1029" w:type="pct"/>
            <w:vAlign w:val="center"/>
          </w:tcPr>
          <w:p w:rsidR="00607874" w:rsidRPr="004A0499" w:rsidRDefault="00607874" w:rsidP="00607874">
            <w:pPr>
              <w:pStyle w:val="aff3"/>
            </w:pPr>
            <w:proofErr w:type="gramStart"/>
            <w:r w:rsidRPr="004A0499">
              <w:rPr>
                <w:rFonts w:hint="eastAsia"/>
              </w:rPr>
              <w:t>n</w:t>
            </w:r>
            <w:r w:rsidRPr="004A0499">
              <w:t>varchar</w:t>
            </w:r>
            <w:r w:rsidRPr="004A0499">
              <w:rPr>
                <w:rFonts w:hint="eastAsia"/>
              </w:rPr>
              <w:t>(</w:t>
            </w:r>
            <w:proofErr w:type="gramEnd"/>
            <w:r w:rsidR="00F440DC">
              <w:t>4000</w:t>
            </w:r>
            <w:r w:rsidRPr="004A0499">
              <w:rPr>
                <w:rFonts w:hint="eastAsia"/>
              </w:rPr>
              <w:t>)</w:t>
            </w:r>
          </w:p>
        </w:tc>
        <w:tc>
          <w:tcPr>
            <w:tcW w:w="2940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英文描述</w:t>
            </w:r>
          </w:p>
        </w:tc>
      </w:tr>
      <w:tr w:rsidR="00607874" w:rsidRPr="00422923" w:rsidTr="00C2112C">
        <w:trPr>
          <w:jc w:val="center"/>
        </w:trPr>
        <w:tc>
          <w:tcPr>
            <w:tcW w:w="1031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t>Since</w:t>
            </w:r>
          </w:p>
        </w:tc>
        <w:tc>
          <w:tcPr>
            <w:tcW w:w="1029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d</w:t>
            </w:r>
            <w:r w:rsidRPr="004A0499">
              <w:t>atetime</w:t>
            </w:r>
          </w:p>
        </w:tc>
        <w:tc>
          <w:tcPr>
            <w:tcW w:w="2940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該資料的建立時間，預設值為建立時間</w:t>
            </w:r>
          </w:p>
        </w:tc>
      </w:tr>
      <w:tr w:rsidR="00607874" w:rsidRPr="00422923" w:rsidTr="00C2112C">
        <w:trPr>
          <w:jc w:val="center"/>
        </w:trPr>
        <w:tc>
          <w:tcPr>
            <w:tcW w:w="1031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t>LastModif</w:t>
            </w:r>
            <w:r>
              <w:t>ied</w:t>
            </w:r>
            <w:r w:rsidRPr="004A0499">
              <w:t>DT</w:t>
            </w:r>
          </w:p>
        </w:tc>
        <w:tc>
          <w:tcPr>
            <w:tcW w:w="1029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d</w:t>
            </w:r>
            <w:r w:rsidRPr="004A0499">
              <w:t>atetime</w:t>
            </w:r>
          </w:p>
        </w:tc>
        <w:tc>
          <w:tcPr>
            <w:tcW w:w="2940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最後更新日期，預設值為建立時間</w:t>
            </w:r>
          </w:p>
        </w:tc>
      </w:tr>
      <w:tr w:rsidR="00607874" w:rsidRPr="00422923" w:rsidTr="00C2112C">
        <w:trPr>
          <w:jc w:val="center"/>
        </w:trPr>
        <w:tc>
          <w:tcPr>
            <w:tcW w:w="1031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OtherDT</w:t>
            </w:r>
          </w:p>
        </w:tc>
        <w:tc>
          <w:tcPr>
            <w:tcW w:w="1029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d</w:t>
            </w:r>
            <w:r w:rsidRPr="004A0499">
              <w:t>atetime</w:t>
            </w:r>
          </w:p>
        </w:tc>
        <w:tc>
          <w:tcPr>
            <w:tcW w:w="2940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其他日期</w:t>
            </w:r>
          </w:p>
        </w:tc>
      </w:tr>
      <w:tr w:rsidR="00607874" w:rsidRPr="00422923" w:rsidTr="00C2112C">
        <w:trPr>
          <w:jc w:val="center"/>
        </w:trPr>
        <w:tc>
          <w:tcPr>
            <w:tcW w:w="1031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lastRenderedPageBreak/>
              <w:t>DataByte</w:t>
            </w:r>
          </w:p>
        </w:tc>
        <w:tc>
          <w:tcPr>
            <w:tcW w:w="1029" w:type="pct"/>
            <w:vAlign w:val="center"/>
          </w:tcPr>
          <w:p w:rsidR="00607874" w:rsidRPr="004A0499" w:rsidRDefault="00607874" w:rsidP="00607874">
            <w:pPr>
              <w:pStyle w:val="aff3"/>
            </w:pPr>
            <w:proofErr w:type="gramStart"/>
            <w:r w:rsidRPr="004A0499">
              <w:rPr>
                <w:rFonts w:hint="eastAsia"/>
              </w:rPr>
              <w:t>binary(</w:t>
            </w:r>
            <w:proofErr w:type="gramEnd"/>
            <w:r w:rsidRPr="004A0499">
              <w:rPr>
                <w:rFonts w:hint="eastAsia"/>
              </w:rPr>
              <w:t>1)</w:t>
            </w:r>
          </w:p>
        </w:tc>
        <w:tc>
          <w:tcPr>
            <w:tcW w:w="2940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預設值為</w:t>
            </w:r>
            <w:r w:rsidRPr="004A0499">
              <w:rPr>
                <w:rFonts w:hint="eastAsia"/>
              </w:rPr>
              <w:t>0 (Process bit: N/A | Sentence TP | Text Processor | DOM Parser | Crawler | N/A | N/A | N/A)</w:t>
            </w:r>
          </w:p>
        </w:tc>
      </w:tr>
      <w:tr w:rsidR="00607874" w:rsidRPr="00422923" w:rsidTr="00C2112C">
        <w:trPr>
          <w:jc w:val="center"/>
        </w:trPr>
        <w:tc>
          <w:tcPr>
            <w:tcW w:w="1031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OwnerMID</w:t>
            </w:r>
          </w:p>
        </w:tc>
        <w:tc>
          <w:tcPr>
            <w:tcW w:w="1029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int</w:t>
            </w:r>
          </w:p>
        </w:tc>
        <w:tc>
          <w:tcPr>
            <w:tcW w:w="2940" w:type="pct"/>
            <w:vAlign w:val="center"/>
          </w:tcPr>
          <w:p w:rsidR="00607874" w:rsidRPr="004A0499" w:rsidRDefault="00607874">
            <w:pPr>
              <w:pStyle w:val="aff3"/>
            </w:pPr>
            <w:r w:rsidRPr="004A0499">
              <w:rPr>
                <w:rFonts w:hint="eastAsia"/>
              </w:rPr>
              <w:t>FK: Member.MID</w:t>
            </w:r>
            <w:r w:rsidRPr="004A0499">
              <w:rPr>
                <w:rFonts w:hint="eastAsia"/>
              </w:rPr>
              <w:t>，物件的建立者</w:t>
            </w:r>
            <w:ins w:id="8" w:author="Windows 使用者" w:date="2019-01-25T14:46:00Z">
              <w:r w:rsidR="00507931">
                <w:rPr>
                  <w:rFonts w:hint="eastAsia"/>
                </w:rPr>
                <w:t xml:space="preserve"> </w:t>
              </w:r>
              <w:r w:rsidR="00507931">
                <w:t>(</w:t>
              </w:r>
            </w:ins>
            <w:del w:id="9" w:author="Windows 使用者" w:date="2019-01-25T14:46:00Z">
              <w:r w:rsidRPr="004A0499" w:rsidDel="00507931">
                <w:sym w:font="Wingdings" w:char="F0F0"/>
              </w:r>
            </w:del>
            <w:r w:rsidRPr="004A0499">
              <w:rPr>
                <w:rFonts w:hint="eastAsia"/>
              </w:rPr>
              <w:t>擁有者</w:t>
            </w:r>
            <w:ins w:id="10" w:author="Windows 使用者" w:date="2019-01-25T14:46:00Z">
              <w:r w:rsidR="00507931">
                <w:rPr>
                  <w:rFonts w:hint="eastAsia"/>
                </w:rPr>
                <w:t>)</w:t>
              </w:r>
            </w:ins>
            <w:r w:rsidRPr="004A0499">
              <w:rPr>
                <w:rFonts w:hint="eastAsia"/>
              </w:rPr>
              <w:t xml:space="preserve"> (OwnerMID = MID </w:t>
            </w:r>
            <w:r w:rsidRPr="004A0499">
              <w:sym w:font="Wingdings" w:char="F0F0"/>
            </w:r>
            <w:r w:rsidRPr="004A0499">
              <w:rPr>
                <w:rFonts w:hint="eastAsia"/>
              </w:rPr>
              <w:t xml:space="preserve"> Full control)</w:t>
            </w:r>
          </w:p>
        </w:tc>
      </w:tr>
      <w:tr w:rsidR="00607874" w:rsidRPr="00422923" w:rsidTr="00C2112C">
        <w:trPr>
          <w:jc w:val="center"/>
        </w:trPr>
        <w:tc>
          <w:tcPr>
            <w:tcW w:w="1031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t>n</w:t>
            </w:r>
            <w:r w:rsidRPr="004A0499">
              <w:rPr>
                <w:rFonts w:hint="eastAsia"/>
              </w:rPr>
              <w:t>Click</w:t>
            </w:r>
          </w:p>
        </w:tc>
        <w:tc>
          <w:tcPr>
            <w:tcW w:w="1029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i</w:t>
            </w:r>
            <w:r w:rsidRPr="004A0499">
              <w:t>nt</w:t>
            </w:r>
          </w:p>
        </w:tc>
        <w:tc>
          <w:tcPr>
            <w:tcW w:w="2940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物件被點閱的次數，預設值為</w:t>
            </w:r>
            <w:r w:rsidRPr="004A0499">
              <w:rPr>
                <w:rFonts w:hint="eastAsia"/>
              </w:rPr>
              <w:t>0</w:t>
            </w:r>
          </w:p>
        </w:tc>
      </w:tr>
      <w:tr w:rsidR="00607874" w:rsidRPr="00422923" w:rsidTr="00C2112C">
        <w:trPr>
          <w:jc w:val="center"/>
        </w:trPr>
        <w:tc>
          <w:tcPr>
            <w:tcW w:w="1031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nInlinks</w:t>
            </w:r>
          </w:p>
        </w:tc>
        <w:tc>
          <w:tcPr>
            <w:tcW w:w="1029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int</w:t>
            </w:r>
          </w:p>
        </w:tc>
        <w:tc>
          <w:tcPr>
            <w:tcW w:w="2940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物件被引用的次數，預設值為</w:t>
            </w:r>
            <w:r w:rsidRPr="004A0499">
              <w:rPr>
                <w:rFonts w:hint="eastAsia"/>
              </w:rPr>
              <w:t>0</w:t>
            </w:r>
          </w:p>
        </w:tc>
      </w:tr>
      <w:tr w:rsidR="00607874" w:rsidRPr="00422923" w:rsidTr="00C2112C">
        <w:trPr>
          <w:jc w:val="center"/>
        </w:trPr>
        <w:tc>
          <w:tcPr>
            <w:tcW w:w="1031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nOutlinks</w:t>
            </w:r>
          </w:p>
        </w:tc>
        <w:tc>
          <w:tcPr>
            <w:tcW w:w="1029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int</w:t>
            </w:r>
          </w:p>
        </w:tc>
        <w:tc>
          <w:tcPr>
            <w:tcW w:w="2940" w:type="pct"/>
            <w:vAlign w:val="center"/>
          </w:tcPr>
          <w:p w:rsidR="00607874" w:rsidRPr="004A0499" w:rsidRDefault="00607874" w:rsidP="00607874">
            <w:pPr>
              <w:pStyle w:val="aff3"/>
            </w:pPr>
            <w:r w:rsidRPr="004A0499">
              <w:rPr>
                <w:rFonts w:hint="eastAsia"/>
              </w:rPr>
              <w:t>所有引用的數目，預設值為</w:t>
            </w:r>
            <w:r w:rsidRPr="004A0499">
              <w:rPr>
                <w:rFonts w:hint="eastAsia"/>
              </w:rPr>
              <w:t>0</w:t>
            </w:r>
          </w:p>
        </w:tc>
      </w:tr>
      <w:tr w:rsidR="00607874" w:rsidRPr="00422923" w:rsidTr="00C2112C">
        <w:trPr>
          <w:jc w:val="center"/>
        </w:trPr>
        <w:tc>
          <w:tcPr>
            <w:tcW w:w="1031" w:type="pct"/>
            <w:vAlign w:val="center"/>
          </w:tcPr>
          <w:p w:rsidR="00607874" w:rsidRPr="001036CA" w:rsidRDefault="00F440DC" w:rsidP="00607874">
            <w:pPr>
              <w:pStyle w:val="aff3"/>
            </w:pPr>
            <w:r>
              <w:t>bHided</w:t>
            </w:r>
          </w:p>
        </w:tc>
        <w:tc>
          <w:tcPr>
            <w:tcW w:w="1029" w:type="pct"/>
            <w:vAlign w:val="center"/>
          </w:tcPr>
          <w:p w:rsidR="00607874" w:rsidRPr="001036CA" w:rsidRDefault="00607874" w:rsidP="00607874">
            <w:pPr>
              <w:pStyle w:val="aff3"/>
            </w:pPr>
            <w:r w:rsidRPr="001036CA">
              <w:t>bit</w:t>
            </w:r>
          </w:p>
        </w:tc>
        <w:tc>
          <w:tcPr>
            <w:tcW w:w="2940" w:type="pct"/>
            <w:vAlign w:val="center"/>
          </w:tcPr>
          <w:p w:rsidR="00607874" w:rsidRPr="001036CA" w:rsidRDefault="00607874" w:rsidP="00BA19ED">
            <w:pPr>
              <w:pStyle w:val="aff3"/>
            </w:pPr>
            <w:r w:rsidRPr="001036CA">
              <w:rPr>
                <w:rFonts w:hint="eastAsia"/>
              </w:rPr>
              <w:t>物件是否</w:t>
            </w:r>
            <w:r w:rsidR="00DB16C8">
              <w:rPr>
                <w:rFonts w:hint="eastAsia"/>
              </w:rPr>
              <w:t>被</w:t>
            </w:r>
            <w:r w:rsidR="00F440DC">
              <w:rPr>
                <w:rFonts w:hint="eastAsia"/>
              </w:rPr>
              <w:t>隱藏</w:t>
            </w:r>
            <w:r w:rsidR="00DB16C8">
              <w:rPr>
                <w:rFonts w:hint="eastAsia"/>
              </w:rPr>
              <w:t>，</w:t>
            </w:r>
            <w:r w:rsidRPr="001036CA">
              <w:rPr>
                <w:rFonts w:hint="eastAsia"/>
              </w:rPr>
              <w:t>預設值為</w:t>
            </w:r>
            <w:r w:rsidR="00DB16C8">
              <w:t xml:space="preserve">0 </w:t>
            </w:r>
            <w:r w:rsidRPr="001036CA">
              <w:t xml:space="preserve">(0: </w:t>
            </w:r>
            <w:r w:rsidR="00DB16C8">
              <w:t>顯示</w:t>
            </w:r>
            <w:r w:rsidRPr="001036CA">
              <w:rPr>
                <w:rFonts w:hint="eastAsia"/>
              </w:rPr>
              <w:t>，</w:t>
            </w:r>
            <w:r w:rsidRPr="001036CA">
              <w:t xml:space="preserve">1: </w:t>
            </w:r>
            <w:r w:rsidR="00DB16C8">
              <w:rPr>
                <w:rFonts w:hint="eastAsia"/>
              </w:rPr>
              <w:t>隱藏</w:t>
            </w:r>
            <w:r w:rsidRPr="001036CA">
              <w:t>)</w:t>
            </w:r>
          </w:p>
        </w:tc>
      </w:tr>
      <w:tr w:rsidR="00F440DC" w:rsidRPr="00422923" w:rsidTr="00C2112C">
        <w:trPr>
          <w:jc w:val="center"/>
        </w:trPr>
        <w:tc>
          <w:tcPr>
            <w:tcW w:w="1031" w:type="pct"/>
            <w:vAlign w:val="center"/>
          </w:tcPr>
          <w:p w:rsidR="00F440DC" w:rsidRPr="001036CA" w:rsidDel="00F440DC" w:rsidRDefault="00F440DC" w:rsidP="00607874">
            <w:pPr>
              <w:pStyle w:val="aff3"/>
            </w:pPr>
            <w:r>
              <w:rPr>
                <w:rFonts w:hint="eastAsia"/>
              </w:rPr>
              <w:t>bDel</w:t>
            </w:r>
          </w:p>
        </w:tc>
        <w:tc>
          <w:tcPr>
            <w:tcW w:w="1029" w:type="pct"/>
            <w:vAlign w:val="center"/>
          </w:tcPr>
          <w:p w:rsidR="00F440DC" w:rsidRPr="001036CA" w:rsidRDefault="00DB16C8" w:rsidP="00607874">
            <w:pPr>
              <w:pStyle w:val="aff3"/>
            </w:pPr>
            <w:r>
              <w:rPr>
                <w:rFonts w:hint="eastAsia"/>
              </w:rPr>
              <w:t>bit</w:t>
            </w:r>
          </w:p>
        </w:tc>
        <w:tc>
          <w:tcPr>
            <w:tcW w:w="2940" w:type="pct"/>
            <w:vAlign w:val="center"/>
          </w:tcPr>
          <w:p w:rsidR="00F440DC" w:rsidRPr="001036CA" w:rsidRDefault="00DB16C8" w:rsidP="00607874">
            <w:pPr>
              <w:pStyle w:val="aff3"/>
            </w:pPr>
            <w:r>
              <w:rPr>
                <w:rFonts w:hint="eastAsia"/>
              </w:rPr>
              <w:t>物件是否被刪除，</w:t>
            </w:r>
            <w:r w:rsidRPr="001036CA">
              <w:rPr>
                <w:rFonts w:hint="eastAsia"/>
              </w:rPr>
              <w:t>預設值為</w:t>
            </w:r>
            <w:r>
              <w:rPr>
                <w:rFonts w:hint="eastAsia"/>
              </w:rPr>
              <w:t>0</w:t>
            </w:r>
            <w:r w:rsidRPr="001036CA">
              <w:t xml:space="preserve"> (0: </w:t>
            </w:r>
            <w:r>
              <w:t>未刪除</w:t>
            </w:r>
            <w:r w:rsidRPr="001036CA">
              <w:rPr>
                <w:rFonts w:hint="eastAsia"/>
              </w:rPr>
              <w:t>，</w:t>
            </w:r>
            <w:r w:rsidRPr="001036CA">
              <w:t xml:space="preserve">1: </w:t>
            </w:r>
            <w:r>
              <w:rPr>
                <w:rFonts w:hint="eastAsia"/>
              </w:rPr>
              <w:t>刪除</w:t>
            </w:r>
            <w:r w:rsidRPr="001036CA">
              <w:t>)</w:t>
            </w:r>
            <w:r>
              <w:rPr>
                <w:rFonts w:hint="eastAsia"/>
              </w:rPr>
              <w:t>。</w:t>
            </w:r>
          </w:p>
        </w:tc>
      </w:tr>
    </w:tbl>
    <w:p w:rsidR="00607874" w:rsidRPr="00BA19ED" w:rsidRDefault="00607874" w:rsidP="00BA19ED"/>
    <w:p w:rsidR="002E5527" w:rsidRDefault="00EE2D84" w:rsidP="008B72A4">
      <w:pPr>
        <w:pStyle w:val="3"/>
      </w:pPr>
      <w:r>
        <w:t>Class</w:t>
      </w:r>
      <w:r w:rsidR="002E5527">
        <w:rPr>
          <w:rFonts w:hint="eastAsia"/>
        </w:rPr>
        <w:t xml:space="preserve"> Table</w:t>
      </w:r>
    </w:p>
    <w:p w:rsidR="00C97CD6" w:rsidRDefault="006E1692" w:rsidP="001036CA">
      <w:r>
        <w:rPr>
          <w:rFonts w:hint="eastAsia"/>
        </w:rPr>
        <w:t>列</w:t>
      </w:r>
      <w:r>
        <w:t>出結構中的目錄</w:t>
      </w:r>
      <w:r>
        <w:rPr>
          <w:rFonts w:hint="eastAsia"/>
        </w:rPr>
        <w:t>及</w:t>
      </w:r>
      <w:r>
        <w:t>其相關資訊</w:t>
      </w:r>
      <w:r w:rsidR="00004AE4">
        <w:rPr>
          <w:rFonts w:hint="eastAsia"/>
        </w:rPr>
        <w:t>，</w:t>
      </w:r>
      <w:r w:rsidR="00004AE4">
        <w:t>目錄下面</w:t>
      </w:r>
      <w:r w:rsidR="00004AE4">
        <w:rPr>
          <w:rFonts w:hint="eastAsia"/>
        </w:rPr>
        <w:t>存</w:t>
      </w:r>
      <w:r w:rsidR="00004AE4">
        <w:t>放</w:t>
      </w:r>
      <w:r w:rsidR="00004AE4">
        <w:rPr>
          <w:rFonts w:hint="eastAsia"/>
        </w:rPr>
        <w:t>物件</w:t>
      </w:r>
      <w:r w:rsidR="00004AE4">
        <w:t>，</w:t>
      </w:r>
      <w:r w:rsidR="00004AE4">
        <w:rPr>
          <w:rFonts w:hint="eastAsia"/>
        </w:rPr>
        <w:t>也</w:t>
      </w:r>
      <w:r w:rsidR="00004AE4">
        <w:t>可以再存放子目錄</w:t>
      </w:r>
      <w:r w:rsidR="005966D2">
        <w:rPr>
          <w:rFonts w:hint="eastAsia"/>
        </w:rPr>
        <w:t>。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3"/>
        <w:gridCol w:w="2655"/>
        <w:gridCol w:w="5110"/>
      </w:tblGrid>
      <w:tr w:rsidR="00804C1F" w:rsidRPr="00AA0A1C" w:rsidTr="001036CA">
        <w:trPr>
          <w:jc w:val="center"/>
        </w:trPr>
        <w:tc>
          <w:tcPr>
            <w:tcW w:w="1027" w:type="pct"/>
            <w:shd w:val="clear" w:color="auto" w:fill="D9D9D9" w:themeFill="background1" w:themeFillShade="D9"/>
            <w:vAlign w:val="center"/>
          </w:tcPr>
          <w:p w:rsidR="00804C1F" w:rsidRPr="00AA0A1C" w:rsidRDefault="00804C1F" w:rsidP="005A21E4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欄位名稱</w:t>
            </w:r>
          </w:p>
        </w:tc>
        <w:tc>
          <w:tcPr>
            <w:tcW w:w="1027" w:type="pct"/>
            <w:shd w:val="clear" w:color="auto" w:fill="D9D9D9" w:themeFill="background1" w:themeFillShade="D9"/>
            <w:vAlign w:val="center"/>
          </w:tcPr>
          <w:p w:rsidR="00804C1F" w:rsidRPr="00AA0A1C" w:rsidRDefault="00804C1F" w:rsidP="005A21E4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資料型態</w:t>
            </w:r>
          </w:p>
        </w:tc>
        <w:tc>
          <w:tcPr>
            <w:tcW w:w="2946" w:type="pct"/>
            <w:shd w:val="clear" w:color="auto" w:fill="D9D9D9" w:themeFill="background1" w:themeFillShade="D9"/>
            <w:vAlign w:val="center"/>
          </w:tcPr>
          <w:p w:rsidR="00804C1F" w:rsidRPr="00AA0A1C" w:rsidRDefault="00804C1F" w:rsidP="005A21E4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註解</w:t>
            </w:r>
          </w:p>
        </w:tc>
      </w:tr>
      <w:tr w:rsidR="00804C1F" w:rsidRPr="006F68B2" w:rsidTr="001036CA">
        <w:trPr>
          <w:jc w:val="center"/>
        </w:trPr>
        <w:tc>
          <w:tcPr>
            <w:tcW w:w="1027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t>CID</w:t>
            </w:r>
          </w:p>
        </w:tc>
        <w:tc>
          <w:tcPr>
            <w:tcW w:w="1027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t>Int</w:t>
            </w:r>
          </w:p>
        </w:tc>
        <w:tc>
          <w:tcPr>
            <w:tcW w:w="2946" w:type="pct"/>
            <w:vAlign w:val="center"/>
          </w:tcPr>
          <w:p w:rsidR="00804C1F" w:rsidRPr="008103BE" w:rsidRDefault="00804C1F" w:rsidP="00AC6C69">
            <w:pPr>
              <w:pStyle w:val="aff3"/>
            </w:pPr>
            <w:r w:rsidRPr="008103BE">
              <w:rPr>
                <w:rFonts w:hint="eastAsia"/>
              </w:rPr>
              <w:t xml:space="preserve">PK, </w:t>
            </w:r>
            <w:proofErr w:type="gramStart"/>
            <w:r w:rsidRPr="008103BE">
              <w:rPr>
                <w:rFonts w:hint="eastAsia"/>
              </w:rPr>
              <w:t>identity(</w:t>
            </w:r>
            <w:proofErr w:type="gramEnd"/>
            <w:r w:rsidRPr="008103BE">
              <w:rPr>
                <w:rFonts w:hint="eastAsia"/>
              </w:rPr>
              <w:t>1,1)</w:t>
            </w:r>
          </w:p>
        </w:tc>
      </w:tr>
      <w:tr w:rsidR="00804C1F" w:rsidRPr="006F68B2" w:rsidTr="001036CA">
        <w:trPr>
          <w:jc w:val="center"/>
        </w:trPr>
        <w:tc>
          <w:tcPr>
            <w:tcW w:w="1027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t>Type</w:t>
            </w:r>
          </w:p>
        </w:tc>
        <w:tc>
          <w:tcPr>
            <w:tcW w:w="1027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t>S</w:t>
            </w:r>
            <w:r w:rsidRPr="008103BE">
              <w:rPr>
                <w:rFonts w:hint="eastAsia"/>
              </w:rPr>
              <w:t>mallint</w:t>
            </w:r>
          </w:p>
        </w:tc>
        <w:tc>
          <w:tcPr>
            <w:tcW w:w="2946" w:type="pct"/>
            <w:vAlign w:val="center"/>
          </w:tcPr>
          <w:p w:rsidR="00804C1F" w:rsidRPr="0030678C" w:rsidRDefault="00804C1F" w:rsidP="00473A3C">
            <w:pPr>
              <w:pStyle w:val="aff3"/>
            </w:pPr>
            <w:r w:rsidRPr="008103BE">
              <w:rPr>
                <w:rFonts w:hint="eastAsia"/>
              </w:rPr>
              <w:t>FK</w:t>
            </w:r>
            <w:r w:rsidRPr="008103BE">
              <w:rPr>
                <w:rFonts w:hint="eastAsia"/>
              </w:rPr>
              <w:t>：</w:t>
            </w:r>
            <w:r w:rsidR="00473A3C">
              <w:t>Entity</w:t>
            </w:r>
            <w:r w:rsidRPr="008103BE">
              <w:rPr>
                <w:rFonts w:hint="eastAsia"/>
              </w:rPr>
              <w:t>.</w:t>
            </w:r>
            <w:r w:rsidR="00473A3C">
              <w:t>E</w:t>
            </w:r>
            <w:r w:rsidRPr="008103BE">
              <w:rPr>
                <w:rFonts w:hint="eastAsia"/>
              </w:rPr>
              <w:t>ID</w:t>
            </w:r>
            <w:r w:rsidRPr="008103BE">
              <w:rPr>
                <w:rFonts w:hint="eastAsia"/>
              </w:rPr>
              <w:t>，</w:t>
            </w:r>
            <w:r w:rsidR="000E43C5">
              <w:rPr>
                <w:rFonts w:hint="eastAsia"/>
              </w:rPr>
              <w:t>定義</w:t>
            </w:r>
            <w:r w:rsidR="000E43C5">
              <w:rPr>
                <w:rFonts w:hint="eastAsia"/>
              </w:rPr>
              <w:t>Class</w:t>
            </w:r>
            <w:r w:rsidR="000E43C5">
              <w:rPr>
                <w:rFonts w:hint="eastAsia"/>
              </w:rPr>
              <w:t>歸類的群組。</w:t>
            </w:r>
          </w:p>
        </w:tc>
      </w:tr>
      <w:tr w:rsidR="00804C1F" w:rsidRPr="006F68B2" w:rsidTr="001036CA">
        <w:trPr>
          <w:jc w:val="center"/>
        </w:trPr>
        <w:tc>
          <w:tcPr>
            <w:tcW w:w="1027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t>CName</w:t>
            </w:r>
          </w:p>
        </w:tc>
        <w:tc>
          <w:tcPr>
            <w:tcW w:w="1027" w:type="pct"/>
            <w:vAlign w:val="center"/>
          </w:tcPr>
          <w:p w:rsidR="00804C1F" w:rsidRPr="008103BE" w:rsidRDefault="00804C1F" w:rsidP="005A21E4">
            <w:pPr>
              <w:pStyle w:val="aff3"/>
            </w:pPr>
            <w:proofErr w:type="gramStart"/>
            <w:r w:rsidRPr="008103BE">
              <w:rPr>
                <w:rFonts w:hint="eastAsia"/>
              </w:rPr>
              <w:t>n</w:t>
            </w:r>
            <w:r w:rsidRPr="008103BE">
              <w:t>varchar</w:t>
            </w:r>
            <w:r w:rsidRPr="008103BE">
              <w:rPr>
                <w:rFonts w:hint="eastAsia"/>
              </w:rPr>
              <w:t>(</w:t>
            </w:r>
            <w:proofErr w:type="gramEnd"/>
            <w:r w:rsidRPr="008103BE">
              <w:rPr>
                <w:rFonts w:hint="eastAsia"/>
              </w:rPr>
              <w:t>255)</w:t>
            </w:r>
          </w:p>
        </w:tc>
        <w:tc>
          <w:tcPr>
            <w:tcW w:w="2946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rPr>
                <w:rFonts w:hint="eastAsia"/>
              </w:rPr>
              <w:t>目錄中文名稱</w:t>
            </w:r>
          </w:p>
        </w:tc>
      </w:tr>
      <w:tr w:rsidR="00804C1F" w:rsidRPr="006F68B2" w:rsidTr="001036CA">
        <w:trPr>
          <w:jc w:val="center"/>
        </w:trPr>
        <w:tc>
          <w:tcPr>
            <w:tcW w:w="1027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t>CDes</w:t>
            </w:r>
          </w:p>
        </w:tc>
        <w:tc>
          <w:tcPr>
            <w:tcW w:w="1027" w:type="pct"/>
            <w:vAlign w:val="center"/>
          </w:tcPr>
          <w:p w:rsidR="00804C1F" w:rsidRPr="008103BE" w:rsidRDefault="00804C1F" w:rsidP="005A21E4">
            <w:pPr>
              <w:pStyle w:val="aff3"/>
            </w:pPr>
            <w:proofErr w:type="gramStart"/>
            <w:r w:rsidRPr="008103BE">
              <w:rPr>
                <w:rFonts w:hint="eastAsia"/>
              </w:rPr>
              <w:t>n</w:t>
            </w:r>
            <w:r w:rsidRPr="008103BE">
              <w:t>varchar</w:t>
            </w:r>
            <w:r w:rsidRPr="008103BE"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800</w:t>
            </w:r>
            <w:r w:rsidRPr="008103BE">
              <w:rPr>
                <w:rFonts w:hint="eastAsia"/>
              </w:rPr>
              <w:t>)</w:t>
            </w:r>
          </w:p>
        </w:tc>
        <w:tc>
          <w:tcPr>
            <w:tcW w:w="2946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rPr>
                <w:rFonts w:hint="eastAsia"/>
              </w:rPr>
              <w:t>目錄中文描述</w:t>
            </w:r>
          </w:p>
        </w:tc>
      </w:tr>
      <w:tr w:rsidR="00804C1F" w:rsidRPr="006F68B2" w:rsidTr="001036CA">
        <w:trPr>
          <w:jc w:val="center"/>
        </w:trPr>
        <w:tc>
          <w:tcPr>
            <w:tcW w:w="1027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t>EName</w:t>
            </w:r>
          </w:p>
        </w:tc>
        <w:tc>
          <w:tcPr>
            <w:tcW w:w="1027" w:type="pct"/>
            <w:vAlign w:val="center"/>
          </w:tcPr>
          <w:p w:rsidR="00804C1F" w:rsidRPr="008103BE" w:rsidRDefault="00804C1F" w:rsidP="005A21E4">
            <w:pPr>
              <w:pStyle w:val="aff3"/>
            </w:pPr>
            <w:proofErr w:type="gramStart"/>
            <w:r w:rsidRPr="008103BE">
              <w:rPr>
                <w:rFonts w:hint="eastAsia"/>
              </w:rPr>
              <w:t>n</w:t>
            </w:r>
            <w:r w:rsidRPr="008103BE">
              <w:t>varchar</w:t>
            </w:r>
            <w:r w:rsidRPr="008103BE">
              <w:rPr>
                <w:rFonts w:hint="eastAsia"/>
              </w:rPr>
              <w:t>(</w:t>
            </w:r>
            <w:proofErr w:type="gramEnd"/>
            <w:r w:rsidRPr="008103BE">
              <w:rPr>
                <w:rFonts w:hint="eastAsia"/>
              </w:rPr>
              <w:t>255)</w:t>
            </w:r>
          </w:p>
        </w:tc>
        <w:tc>
          <w:tcPr>
            <w:tcW w:w="2946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rPr>
                <w:rFonts w:hint="eastAsia"/>
              </w:rPr>
              <w:t>目錄英文名稱</w:t>
            </w:r>
          </w:p>
        </w:tc>
      </w:tr>
      <w:tr w:rsidR="00804C1F" w:rsidRPr="006F68B2" w:rsidTr="001036CA">
        <w:trPr>
          <w:jc w:val="center"/>
        </w:trPr>
        <w:tc>
          <w:tcPr>
            <w:tcW w:w="1027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t>EDes</w:t>
            </w:r>
          </w:p>
        </w:tc>
        <w:tc>
          <w:tcPr>
            <w:tcW w:w="1027" w:type="pct"/>
            <w:vAlign w:val="center"/>
          </w:tcPr>
          <w:p w:rsidR="00804C1F" w:rsidRPr="008103BE" w:rsidRDefault="00804C1F" w:rsidP="005A21E4">
            <w:pPr>
              <w:pStyle w:val="aff3"/>
            </w:pPr>
            <w:proofErr w:type="gramStart"/>
            <w:r w:rsidRPr="008103BE">
              <w:rPr>
                <w:rFonts w:hint="eastAsia"/>
              </w:rPr>
              <w:t>n</w:t>
            </w:r>
            <w:r w:rsidRPr="008103BE">
              <w:t>varchar</w:t>
            </w:r>
            <w:r w:rsidRPr="008103BE"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800</w:t>
            </w:r>
            <w:r w:rsidRPr="008103BE">
              <w:rPr>
                <w:rFonts w:hint="eastAsia"/>
              </w:rPr>
              <w:t>)</w:t>
            </w:r>
          </w:p>
        </w:tc>
        <w:tc>
          <w:tcPr>
            <w:tcW w:w="2946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rPr>
                <w:rFonts w:hint="eastAsia"/>
              </w:rPr>
              <w:t>目錄英文描述</w:t>
            </w:r>
          </w:p>
        </w:tc>
      </w:tr>
      <w:tr w:rsidR="00804C1F" w:rsidRPr="006F68B2" w:rsidTr="001036CA">
        <w:trPr>
          <w:jc w:val="center"/>
        </w:trPr>
        <w:tc>
          <w:tcPr>
            <w:tcW w:w="1027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t>IDPath</w:t>
            </w:r>
          </w:p>
        </w:tc>
        <w:tc>
          <w:tcPr>
            <w:tcW w:w="1027" w:type="pct"/>
            <w:vAlign w:val="center"/>
          </w:tcPr>
          <w:p w:rsidR="00804C1F" w:rsidRPr="008103BE" w:rsidRDefault="00804C1F" w:rsidP="005A21E4">
            <w:pPr>
              <w:pStyle w:val="aff3"/>
            </w:pPr>
            <w:del w:id="11" w:author="Windows 使用者" w:date="2019-01-25T14:47:00Z">
              <w:r w:rsidRPr="008103BE" w:rsidDel="00507931">
                <w:rPr>
                  <w:rFonts w:hint="eastAsia"/>
                </w:rPr>
                <w:delText>n</w:delText>
              </w:r>
              <w:r w:rsidRPr="008103BE" w:rsidDel="00507931">
                <w:delText>varchar</w:delText>
              </w:r>
            </w:del>
            <w:proofErr w:type="gramStart"/>
            <w:ins w:id="12" w:author="Windows 使用者" w:date="2019-01-25T14:47:00Z">
              <w:r w:rsidR="00507931">
                <w:t>varchar</w:t>
              </w:r>
            </w:ins>
            <w:r w:rsidRPr="008103BE">
              <w:rPr>
                <w:rFonts w:hint="eastAsia"/>
              </w:rPr>
              <w:t>(</w:t>
            </w:r>
            <w:proofErr w:type="gramEnd"/>
            <w:ins w:id="13" w:author="Windows 使用者" w:date="2019-01-25T14:47:00Z">
              <w:r w:rsidR="00507931">
                <w:t>900</w:t>
              </w:r>
            </w:ins>
            <w:del w:id="14" w:author="Windows 使用者" w:date="2019-01-25T14:47:00Z">
              <w:r w:rsidRPr="008103BE" w:rsidDel="00507931">
                <w:rPr>
                  <w:rFonts w:hint="eastAsia"/>
                </w:rPr>
                <w:delText>255</w:delText>
              </w:r>
            </w:del>
            <w:r w:rsidRPr="008103BE">
              <w:rPr>
                <w:rFonts w:hint="eastAsia"/>
              </w:rPr>
              <w:t>)</w:t>
            </w:r>
          </w:p>
        </w:tc>
        <w:tc>
          <w:tcPr>
            <w:tcW w:w="2946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rPr>
                <w:rFonts w:hint="eastAsia"/>
              </w:rPr>
              <w:t>UQ</w:t>
            </w:r>
            <w:r w:rsidRPr="001036CA">
              <w:rPr>
                <w:vertAlign w:val="superscript"/>
              </w:rPr>
              <w:footnoteReference w:id="4"/>
            </w:r>
            <w:r w:rsidRPr="008103BE">
              <w:rPr>
                <w:rFonts w:hint="eastAsia"/>
              </w:rPr>
              <w:t>，</w:t>
            </w:r>
            <w:r w:rsidR="00F96F48">
              <w:rPr>
                <w:rFonts w:hint="eastAsia"/>
              </w:rPr>
              <w:t>Class</w:t>
            </w:r>
            <w:r w:rsidRPr="008103BE">
              <w:rPr>
                <w:rFonts w:hint="eastAsia"/>
              </w:rPr>
              <w:t>目錄</w:t>
            </w:r>
            <w:r w:rsidRPr="008103BE">
              <w:rPr>
                <w:rFonts w:hint="eastAsia"/>
              </w:rPr>
              <w:t>CID</w:t>
            </w:r>
            <w:r w:rsidRPr="008103BE">
              <w:rPr>
                <w:rFonts w:hint="eastAsia"/>
              </w:rPr>
              <w:t>組成的</w:t>
            </w:r>
            <w:r w:rsidRPr="008103BE">
              <w:rPr>
                <w:rFonts w:hint="eastAsia"/>
              </w:rPr>
              <w:t>path</w:t>
            </w:r>
            <w:r w:rsidRPr="008103BE">
              <w:rPr>
                <w:rFonts w:hint="eastAsia"/>
              </w:rPr>
              <w:t>。如「</w:t>
            </w:r>
            <w:r w:rsidRPr="008103BE">
              <w:rPr>
                <w:rFonts w:hint="eastAsia"/>
              </w:rPr>
              <w:t>0/21/385</w:t>
            </w:r>
            <w:r w:rsidRPr="008103BE">
              <w:rPr>
                <w:rFonts w:hint="eastAsia"/>
              </w:rPr>
              <w:t>」</w:t>
            </w:r>
          </w:p>
        </w:tc>
      </w:tr>
      <w:tr w:rsidR="00804C1F" w:rsidRPr="006F68B2" w:rsidTr="001036CA">
        <w:trPr>
          <w:jc w:val="center"/>
        </w:trPr>
        <w:tc>
          <w:tcPr>
            <w:tcW w:w="1027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t>NamePath</w:t>
            </w:r>
          </w:p>
        </w:tc>
        <w:tc>
          <w:tcPr>
            <w:tcW w:w="1027" w:type="pct"/>
            <w:vAlign w:val="center"/>
          </w:tcPr>
          <w:p w:rsidR="00804C1F" w:rsidRPr="008103BE" w:rsidRDefault="00804C1F">
            <w:pPr>
              <w:pStyle w:val="aff3"/>
            </w:pPr>
            <w:proofErr w:type="gramStart"/>
            <w:r w:rsidRPr="008103BE">
              <w:rPr>
                <w:rFonts w:hint="eastAsia"/>
              </w:rPr>
              <w:t>n</w:t>
            </w:r>
            <w:r w:rsidRPr="008103BE">
              <w:t>varchar</w:t>
            </w:r>
            <w:r w:rsidRPr="008103BE">
              <w:rPr>
                <w:rFonts w:hint="eastAsia"/>
              </w:rPr>
              <w:t>(</w:t>
            </w:r>
            <w:proofErr w:type="gramEnd"/>
            <w:del w:id="15" w:author="Windows 使用者" w:date="2019-01-25T14:53:00Z">
              <w:r w:rsidRPr="008103BE" w:rsidDel="007C4379">
                <w:rPr>
                  <w:rFonts w:hint="eastAsia"/>
                </w:rPr>
                <w:delText>900</w:delText>
              </w:r>
            </w:del>
            <w:ins w:id="16" w:author="Windows 使用者" w:date="2019-01-25T14:53:00Z">
              <w:r w:rsidR="007C4379">
                <w:t>450</w:t>
              </w:r>
            </w:ins>
            <w:r w:rsidRPr="008103BE">
              <w:rPr>
                <w:rFonts w:hint="eastAsia"/>
              </w:rPr>
              <w:t>)</w:t>
            </w:r>
          </w:p>
        </w:tc>
        <w:tc>
          <w:tcPr>
            <w:tcW w:w="2946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rPr>
                <w:rFonts w:hint="eastAsia"/>
              </w:rPr>
              <w:t>UQ</w:t>
            </w:r>
            <w:r w:rsidRPr="008103BE">
              <w:rPr>
                <w:rFonts w:hint="eastAsia"/>
              </w:rPr>
              <w:t>，目錄的中文名稱組成的</w:t>
            </w:r>
            <w:r w:rsidRPr="008103BE">
              <w:rPr>
                <w:rFonts w:hint="eastAsia"/>
              </w:rPr>
              <w:t>path</w:t>
            </w:r>
            <w:r w:rsidRPr="008103BE">
              <w:rPr>
                <w:rFonts w:hint="eastAsia"/>
              </w:rPr>
              <w:t>。如「首頁</w:t>
            </w:r>
            <w:r w:rsidRPr="008103BE">
              <w:rPr>
                <w:rFonts w:hint="eastAsia"/>
              </w:rPr>
              <w:t>/</w:t>
            </w:r>
            <w:r w:rsidRPr="008103BE">
              <w:rPr>
                <w:rFonts w:hint="eastAsia"/>
              </w:rPr>
              <w:t>課程資訊</w:t>
            </w:r>
            <w:r w:rsidRPr="008103BE">
              <w:rPr>
                <w:rFonts w:hint="eastAsia"/>
              </w:rPr>
              <w:t>/</w:t>
            </w:r>
            <w:r w:rsidRPr="008103BE">
              <w:rPr>
                <w:rFonts w:hint="eastAsia"/>
              </w:rPr>
              <w:t>資訊檢索」</w:t>
            </w:r>
          </w:p>
        </w:tc>
      </w:tr>
      <w:tr w:rsidR="00804C1F" w:rsidRPr="006F68B2" w:rsidTr="001036CA">
        <w:trPr>
          <w:jc w:val="center"/>
        </w:trPr>
        <w:tc>
          <w:tcPr>
            <w:tcW w:w="1027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t>Since</w:t>
            </w:r>
          </w:p>
        </w:tc>
        <w:tc>
          <w:tcPr>
            <w:tcW w:w="1027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rPr>
                <w:rFonts w:hint="eastAsia"/>
              </w:rPr>
              <w:t>d</w:t>
            </w:r>
            <w:r w:rsidRPr="008103BE">
              <w:t>atetime</w:t>
            </w:r>
          </w:p>
        </w:tc>
        <w:tc>
          <w:tcPr>
            <w:tcW w:w="2946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rPr>
                <w:rFonts w:hint="eastAsia"/>
              </w:rPr>
              <w:t>該目錄的建立時間，預設值為建立時間</w:t>
            </w:r>
          </w:p>
        </w:tc>
      </w:tr>
      <w:tr w:rsidR="00804C1F" w:rsidRPr="006F68B2" w:rsidTr="001036CA">
        <w:trPr>
          <w:jc w:val="center"/>
        </w:trPr>
        <w:tc>
          <w:tcPr>
            <w:tcW w:w="1027" w:type="pct"/>
          </w:tcPr>
          <w:p w:rsidR="00804C1F" w:rsidRPr="008103BE" w:rsidRDefault="00804C1F" w:rsidP="00B91279">
            <w:pPr>
              <w:pStyle w:val="aff3"/>
            </w:pPr>
            <w:r w:rsidRPr="008103BE">
              <w:t>LastModif</w:t>
            </w:r>
            <w:r w:rsidR="00B91279">
              <w:t>ied</w:t>
            </w:r>
            <w:r w:rsidRPr="008103BE">
              <w:t>DT</w:t>
            </w:r>
          </w:p>
        </w:tc>
        <w:tc>
          <w:tcPr>
            <w:tcW w:w="1027" w:type="pct"/>
          </w:tcPr>
          <w:p w:rsidR="00804C1F" w:rsidRPr="008103BE" w:rsidRDefault="00804C1F" w:rsidP="005A21E4">
            <w:pPr>
              <w:pStyle w:val="aff3"/>
            </w:pPr>
            <w:r>
              <w:rPr>
                <w:rFonts w:hint="eastAsia"/>
              </w:rPr>
              <w:t>d</w:t>
            </w:r>
            <w:r w:rsidRPr="008103BE">
              <w:t>atetime</w:t>
            </w:r>
          </w:p>
        </w:tc>
        <w:tc>
          <w:tcPr>
            <w:tcW w:w="2946" w:type="pct"/>
          </w:tcPr>
          <w:p w:rsidR="00804C1F" w:rsidRPr="008103BE" w:rsidRDefault="00804C1F" w:rsidP="005A21E4">
            <w:pPr>
              <w:pStyle w:val="aff3"/>
            </w:pPr>
            <w:r w:rsidRPr="008103BE">
              <w:rPr>
                <w:rFonts w:hint="eastAsia"/>
              </w:rPr>
              <w:t>最後更新日期，預設值為建立時間</w:t>
            </w:r>
          </w:p>
        </w:tc>
      </w:tr>
      <w:tr w:rsidR="00804C1F" w:rsidRPr="006F68B2" w:rsidTr="001036CA">
        <w:trPr>
          <w:jc w:val="center"/>
        </w:trPr>
        <w:tc>
          <w:tcPr>
            <w:tcW w:w="1027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t>nObject</w:t>
            </w:r>
          </w:p>
        </w:tc>
        <w:tc>
          <w:tcPr>
            <w:tcW w:w="1027" w:type="pct"/>
            <w:vAlign w:val="center"/>
          </w:tcPr>
          <w:p w:rsidR="00804C1F" w:rsidRPr="008103BE" w:rsidRDefault="00EE6AD7" w:rsidP="005A21E4">
            <w:pPr>
              <w:pStyle w:val="aff3"/>
            </w:pPr>
            <w:r>
              <w:t>int</w:t>
            </w:r>
          </w:p>
        </w:tc>
        <w:tc>
          <w:tcPr>
            <w:tcW w:w="2946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rPr>
                <w:rFonts w:hint="eastAsia"/>
              </w:rPr>
              <w:t>記錄此目錄下有多少個物件</w:t>
            </w:r>
          </w:p>
        </w:tc>
      </w:tr>
      <w:tr w:rsidR="00804C1F" w:rsidRPr="006F68B2" w:rsidTr="001036CA">
        <w:trPr>
          <w:jc w:val="center"/>
        </w:trPr>
        <w:tc>
          <w:tcPr>
            <w:tcW w:w="1027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rPr>
                <w:rFonts w:hint="eastAsia"/>
              </w:rPr>
              <w:t>cRank</w:t>
            </w:r>
          </w:p>
        </w:tc>
        <w:tc>
          <w:tcPr>
            <w:tcW w:w="1027" w:type="pct"/>
            <w:vAlign w:val="center"/>
          </w:tcPr>
          <w:p w:rsidR="00804C1F" w:rsidRPr="008103BE" w:rsidRDefault="00EE6AD7" w:rsidP="005A21E4">
            <w:pPr>
              <w:pStyle w:val="aff3"/>
            </w:pPr>
            <w:r>
              <w:t>t</w:t>
            </w:r>
            <w:r w:rsidR="00804C1F" w:rsidRPr="008103BE">
              <w:rPr>
                <w:rFonts w:hint="eastAsia"/>
              </w:rPr>
              <w:t>inyint</w:t>
            </w:r>
          </w:p>
        </w:tc>
        <w:tc>
          <w:tcPr>
            <w:tcW w:w="2946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rPr>
                <w:rFonts w:hint="eastAsia"/>
              </w:rPr>
              <w:t>子目錄排序方式</w:t>
            </w:r>
            <w:r w:rsidRPr="001036CA">
              <w:rPr>
                <w:vertAlign w:val="superscript"/>
              </w:rPr>
              <w:footnoteReference w:id="5"/>
            </w:r>
            <w:r w:rsidRPr="008103BE">
              <w:rPr>
                <w:rFonts w:hint="eastAsia"/>
              </w:rPr>
              <w:t>，預設值為</w:t>
            </w:r>
            <w:r w:rsidRPr="008103BE">
              <w:rPr>
                <w:rFonts w:hint="eastAsia"/>
              </w:rPr>
              <w:t>0</w:t>
            </w:r>
          </w:p>
        </w:tc>
      </w:tr>
      <w:tr w:rsidR="00804C1F" w:rsidRPr="006F68B2" w:rsidTr="001036CA">
        <w:trPr>
          <w:jc w:val="center"/>
        </w:trPr>
        <w:tc>
          <w:tcPr>
            <w:tcW w:w="1027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rPr>
                <w:rFonts w:hint="eastAsia"/>
              </w:rPr>
              <w:t>oRank</w:t>
            </w:r>
          </w:p>
        </w:tc>
        <w:tc>
          <w:tcPr>
            <w:tcW w:w="1027" w:type="pct"/>
            <w:vAlign w:val="center"/>
          </w:tcPr>
          <w:p w:rsidR="00804C1F" w:rsidRPr="008103BE" w:rsidRDefault="00EE6AD7" w:rsidP="005A21E4">
            <w:pPr>
              <w:pStyle w:val="aff3"/>
            </w:pPr>
            <w:r>
              <w:t>t</w:t>
            </w:r>
            <w:r w:rsidR="00804C1F" w:rsidRPr="008103BE">
              <w:rPr>
                <w:rFonts w:hint="eastAsia"/>
              </w:rPr>
              <w:t>inyint</w:t>
            </w:r>
          </w:p>
        </w:tc>
        <w:tc>
          <w:tcPr>
            <w:tcW w:w="2946" w:type="pct"/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rPr>
                <w:rFonts w:hint="eastAsia"/>
              </w:rPr>
              <w:t>物件排序方式</w:t>
            </w:r>
            <w:r w:rsidRPr="001036CA">
              <w:rPr>
                <w:vertAlign w:val="superscript"/>
              </w:rPr>
              <w:footnoteReference w:id="6"/>
            </w:r>
            <w:r w:rsidRPr="008103BE">
              <w:rPr>
                <w:rFonts w:hint="eastAsia"/>
              </w:rPr>
              <w:t>，預設值為</w:t>
            </w:r>
            <w:r w:rsidRPr="008103BE">
              <w:rPr>
                <w:rFonts w:hint="eastAsia"/>
              </w:rPr>
              <w:t>0</w:t>
            </w:r>
          </w:p>
        </w:tc>
      </w:tr>
      <w:tr w:rsidR="00804C1F" w:rsidRPr="006F68B2" w:rsidTr="001036CA">
        <w:trPr>
          <w:jc w:val="center"/>
        </w:trPr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t>nLevel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rPr>
                <w:rFonts w:hint="eastAsia"/>
              </w:rPr>
              <w:t>t</w:t>
            </w:r>
            <w:r w:rsidRPr="008103BE">
              <w:t>inyint</w:t>
            </w:r>
          </w:p>
        </w:tc>
        <w:tc>
          <w:tcPr>
            <w:tcW w:w="2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rPr>
                <w:rFonts w:hint="eastAsia"/>
              </w:rPr>
              <w:t>記錄此目錄在目錄階層中的那一層</w:t>
            </w:r>
            <w:r w:rsidRPr="008103BE">
              <w:rPr>
                <w:rFonts w:hint="eastAsia"/>
              </w:rPr>
              <w:t>(0</w:t>
            </w:r>
            <w:proofErr w:type="gramStart"/>
            <w:r w:rsidRPr="008103BE">
              <w:rPr>
                <w:rFonts w:hint="eastAsia"/>
              </w:rPr>
              <w:t>為根目錄</w:t>
            </w:r>
            <w:proofErr w:type="gramEnd"/>
            <w:r w:rsidRPr="008103BE">
              <w:rPr>
                <w:rFonts w:hint="eastAsia"/>
              </w:rPr>
              <w:t>，下一層為</w:t>
            </w:r>
            <w:r w:rsidRPr="008103BE">
              <w:rPr>
                <w:rFonts w:hint="eastAsia"/>
              </w:rPr>
              <w:t>1</w:t>
            </w:r>
            <w:r w:rsidRPr="008103BE">
              <w:rPr>
                <w:rFonts w:hint="eastAsia"/>
              </w:rPr>
              <w:t>，以此類推</w:t>
            </w:r>
            <w:r w:rsidRPr="008103BE">
              <w:rPr>
                <w:rFonts w:hint="eastAsia"/>
              </w:rPr>
              <w:t>)</w:t>
            </w:r>
          </w:p>
        </w:tc>
      </w:tr>
      <w:tr w:rsidR="00804C1F" w:rsidRPr="006F68B2" w:rsidTr="001036CA">
        <w:trPr>
          <w:jc w:val="center"/>
        </w:trPr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t>n</w:t>
            </w:r>
            <w:r w:rsidRPr="008103BE">
              <w:rPr>
                <w:rFonts w:hint="eastAsia"/>
              </w:rPr>
              <w:t>Click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t>int</w:t>
            </w:r>
          </w:p>
        </w:tc>
        <w:tc>
          <w:tcPr>
            <w:tcW w:w="2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rPr>
                <w:rFonts w:hint="eastAsia"/>
              </w:rPr>
              <w:t>目錄點選</w:t>
            </w:r>
            <w:r w:rsidRPr="008103BE">
              <w:rPr>
                <w:rFonts w:hint="eastAsia"/>
              </w:rPr>
              <w:t xml:space="preserve"> (click) </w:t>
            </w:r>
            <w:r w:rsidRPr="008103BE">
              <w:rPr>
                <w:rFonts w:hint="eastAsia"/>
              </w:rPr>
              <w:t>次數，預設值為</w:t>
            </w:r>
            <w:r w:rsidRPr="008103BE">
              <w:rPr>
                <w:rFonts w:hint="eastAsia"/>
              </w:rPr>
              <w:t>0</w:t>
            </w:r>
          </w:p>
        </w:tc>
      </w:tr>
      <w:tr w:rsidR="00804C1F" w:rsidRPr="006F68B2" w:rsidTr="001036CA">
        <w:trPr>
          <w:jc w:val="center"/>
        </w:trPr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rPr>
                <w:rFonts w:hint="eastAsia"/>
              </w:rPr>
              <w:t>Keywords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4C1F" w:rsidRPr="008103BE" w:rsidRDefault="00804C1F" w:rsidP="00AA0A1C">
            <w:pPr>
              <w:pStyle w:val="aff3"/>
            </w:pPr>
            <w:proofErr w:type="gramStart"/>
            <w:r w:rsidRPr="008103BE">
              <w:rPr>
                <w:rFonts w:hint="eastAsia"/>
              </w:rPr>
              <w:t>nvarchar(</w:t>
            </w:r>
            <w:proofErr w:type="gramEnd"/>
            <w:r w:rsidR="00D57FE8">
              <w:t>512</w:t>
            </w:r>
            <w:r w:rsidRPr="008103BE">
              <w:rPr>
                <w:rFonts w:hint="eastAsia"/>
              </w:rPr>
              <w:t>)</w:t>
            </w:r>
          </w:p>
        </w:tc>
        <w:tc>
          <w:tcPr>
            <w:tcW w:w="2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4C1F" w:rsidRPr="008103BE" w:rsidRDefault="00804C1F" w:rsidP="005A21E4">
            <w:pPr>
              <w:pStyle w:val="aff3"/>
            </w:pPr>
            <w:r w:rsidRPr="008103BE">
              <w:rPr>
                <w:rFonts w:hint="eastAsia"/>
              </w:rPr>
              <w:t>目錄關鍵字，各關鍵字以逗點分隔，如「</w:t>
            </w:r>
            <w:r w:rsidRPr="008103BE">
              <w:rPr>
                <w:rFonts w:hint="eastAsia"/>
              </w:rPr>
              <w:t>IR,</w:t>
            </w:r>
            <w:r w:rsidRPr="008103BE">
              <w:t>Retrieval</w:t>
            </w:r>
            <w:r w:rsidRPr="008103BE">
              <w:rPr>
                <w:rFonts w:hint="eastAsia"/>
              </w:rPr>
              <w:t>」</w:t>
            </w:r>
          </w:p>
        </w:tc>
      </w:tr>
      <w:tr w:rsidR="00473A3C" w:rsidRPr="006F68B2" w:rsidTr="001036CA">
        <w:trPr>
          <w:jc w:val="center"/>
        </w:trPr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3A3C" w:rsidRPr="008103BE" w:rsidRDefault="00473A3C" w:rsidP="00473A3C">
            <w:pPr>
              <w:pStyle w:val="aff3"/>
            </w:pPr>
            <w:r>
              <w:rPr>
                <w:rFonts w:hint="eastAsia"/>
              </w:rPr>
              <w:t>OwnerMID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3A3C" w:rsidRPr="008103BE" w:rsidRDefault="00473A3C" w:rsidP="00473A3C">
            <w:pPr>
              <w:pStyle w:val="aff3"/>
            </w:pPr>
            <w:r>
              <w:rPr>
                <w:rFonts w:hint="eastAsia"/>
              </w:rPr>
              <w:t>int</w:t>
            </w:r>
          </w:p>
        </w:tc>
        <w:tc>
          <w:tcPr>
            <w:tcW w:w="2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3A3C" w:rsidRPr="008103BE" w:rsidRDefault="00473A3C" w:rsidP="00473A3C">
            <w:pPr>
              <w:pStyle w:val="aff3"/>
            </w:pPr>
            <w:r w:rsidRPr="004A0499">
              <w:rPr>
                <w:rFonts w:hint="eastAsia"/>
              </w:rPr>
              <w:t>FK: Member.MID</w:t>
            </w:r>
            <w:r w:rsidRPr="004A0499">
              <w:rPr>
                <w:rFonts w:hint="eastAsia"/>
              </w:rPr>
              <w:t>，物件的建立者</w:t>
            </w:r>
            <w:r w:rsidRPr="004A0499">
              <w:sym w:font="Wingdings" w:char="F0F0"/>
            </w:r>
            <w:r w:rsidRPr="004A0499">
              <w:rPr>
                <w:rFonts w:hint="eastAsia"/>
              </w:rPr>
              <w:t>擁有者</w:t>
            </w:r>
            <w:r w:rsidRPr="004A0499">
              <w:rPr>
                <w:rFonts w:hint="eastAsia"/>
              </w:rPr>
              <w:t xml:space="preserve"> (OwnerMID = MID </w:t>
            </w:r>
            <w:r w:rsidRPr="004A0499">
              <w:sym w:font="Wingdings" w:char="F0F0"/>
            </w:r>
            <w:r w:rsidRPr="004A0499">
              <w:rPr>
                <w:rFonts w:hint="eastAsia"/>
              </w:rPr>
              <w:t xml:space="preserve"> Full control)</w:t>
            </w:r>
          </w:p>
        </w:tc>
      </w:tr>
      <w:tr w:rsidR="00473A3C" w:rsidRPr="006F68B2" w:rsidTr="00AA0A1C">
        <w:trPr>
          <w:jc w:val="center"/>
        </w:trPr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3A3C" w:rsidRPr="008103BE" w:rsidRDefault="00473A3C" w:rsidP="00473A3C">
            <w:pPr>
              <w:pStyle w:val="aff3"/>
            </w:pPr>
            <w:r>
              <w:lastRenderedPageBreak/>
              <w:t>bHided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3A3C" w:rsidRPr="008103BE" w:rsidRDefault="00473A3C" w:rsidP="00473A3C">
            <w:pPr>
              <w:pStyle w:val="aff3"/>
            </w:pPr>
            <w:r w:rsidRPr="003E2A08">
              <w:t>bit</w:t>
            </w:r>
          </w:p>
        </w:tc>
        <w:tc>
          <w:tcPr>
            <w:tcW w:w="2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3A3C" w:rsidRPr="008103BE" w:rsidRDefault="00473A3C" w:rsidP="00473A3C">
            <w:pPr>
              <w:pStyle w:val="aff3"/>
            </w:pPr>
            <w:r w:rsidRPr="001036CA">
              <w:rPr>
                <w:rFonts w:hint="eastAsia"/>
              </w:rPr>
              <w:t>是否</w:t>
            </w:r>
            <w:r>
              <w:rPr>
                <w:rFonts w:hint="eastAsia"/>
              </w:rPr>
              <w:t>被隱藏，</w:t>
            </w:r>
            <w:r w:rsidRPr="001036CA">
              <w:rPr>
                <w:rFonts w:hint="eastAsia"/>
              </w:rPr>
              <w:t>預設值為</w:t>
            </w:r>
            <w:r>
              <w:t xml:space="preserve">0 </w:t>
            </w:r>
            <w:r w:rsidRPr="001036CA">
              <w:t xml:space="preserve">(0: </w:t>
            </w:r>
            <w:r>
              <w:t>顯示</w:t>
            </w:r>
            <w:r w:rsidRPr="001036CA">
              <w:rPr>
                <w:rFonts w:hint="eastAsia"/>
              </w:rPr>
              <w:t>，</w:t>
            </w:r>
            <w:r w:rsidRPr="001036CA">
              <w:t xml:space="preserve">1: </w:t>
            </w:r>
            <w:r>
              <w:rPr>
                <w:rFonts w:hint="eastAsia"/>
              </w:rPr>
              <w:t>隱藏</w:t>
            </w:r>
            <w:r w:rsidRPr="001036CA">
              <w:t>)</w:t>
            </w:r>
          </w:p>
        </w:tc>
      </w:tr>
      <w:tr w:rsidR="00473A3C" w:rsidRPr="006F68B2" w:rsidTr="00EE6AD7">
        <w:trPr>
          <w:jc w:val="center"/>
        </w:trPr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3A3C" w:rsidRPr="003E2A08" w:rsidDel="00EE6AD7" w:rsidRDefault="00473A3C" w:rsidP="00473A3C">
            <w:pPr>
              <w:pStyle w:val="aff3"/>
            </w:pPr>
            <w:r>
              <w:rPr>
                <w:rFonts w:hint="eastAsia"/>
              </w:rPr>
              <w:t>bDel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3A3C" w:rsidRPr="003E2A08" w:rsidRDefault="00473A3C" w:rsidP="00473A3C">
            <w:pPr>
              <w:pStyle w:val="aff3"/>
            </w:pPr>
            <w:r>
              <w:rPr>
                <w:rFonts w:hint="eastAsia"/>
              </w:rPr>
              <w:t>bit</w:t>
            </w:r>
          </w:p>
        </w:tc>
        <w:tc>
          <w:tcPr>
            <w:tcW w:w="2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3A3C" w:rsidRDefault="00473A3C" w:rsidP="00473A3C">
            <w:pPr>
              <w:pStyle w:val="aff3"/>
            </w:pPr>
            <w:r>
              <w:rPr>
                <w:rFonts w:hint="eastAsia"/>
              </w:rPr>
              <w:t>是否被刪除，</w:t>
            </w:r>
            <w:r w:rsidRPr="001036CA">
              <w:rPr>
                <w:rFonts w:hint="eastAsia"/>
              </w:rPr>
              <w:t>預設值為</w:t>
            </w:r>
            <w:r>
              <w:rPr>
                <w:rFonts w:hint="eastAsia"/>
              </w:rPr>
              <w:t>0</w:t>
            </w:r>
            <w:r w:rsidRPr="001036CA">
              <w:t xml:space="preserve"> (0: </w:t>
            </w:r>
            <w:r>
              <w:t>未刪除</w:t>
            </w:r>
            <w:r w:rsidRPr="001036CA">
              <w:rPr>
                <w:rFonts w:hint="eastAsia"/>
              </w:rPr>
              <w:t>，</w:t>
            </w:r>
            <w:r w:rsidRPr="001036CA">
              <w:t xml:space="preserve">1: </w:t>
            </w:r>
            <w:r>
              <w:rPr>
                <w:rFonts w:hint="eastAsia"/>
              </w:rPr>
              <w:t>刪除</w:t>
            </w:r>
            <w:r w:rsidRPr="001036CA">
              <w:t>)</w:t>
            </w:r>
          </w:p>
        </w:tc>
      </w:tr>
    </w:tbl>
    <w:p w:rsidR="002E0683" w:rsidRDefault="002E0683" w:rsidP="00AA0A1C"/>
    <w:p w:rsidR="005045CF" w:rsidRDefault="005045CF" w:rsidP="008B72A4">
      <w:pPr>
        <w:pStyle w:val="3"/>
      </w:pPr>
      <w:r>
        <w:rPr>
          <w:rFonts w:hint="eastAsia"/>
        </w:rPr>
        <w:t>CO Table</w:t>
      </w:r>
    </w:p>
    <w:p w:rsidR="00C97CD6" w:rsidRDefault="00744768" w:rsidP="001036CA">
      <w:r>
        <w:rPr>
          <w:rFonts w:hint="eastAsia"/>
        </w:rPr>
        <w:t>列</w:t>
      </w:r>
      <w:r>
        <w:t>出</w:t>
      </w:r>
      <w:r w:rsidR="006E1692">
        <w:rPr>
          <w:rFonts w:hint="eastAsia"/>
        </w:rPr>
        <w:t>目錄</w:t>
      </w:r>
      <w:r>
        <w:rPr>
          <w:rFonts w:hint="eastAsia"/>
        </w:rPr>
        <w:t>中</w:t>
      </w:r>
      <w:r>
        <w:t>擁有</w:t>
      </w:r>
      <w:r w:rsidR="006E1692">
        <w:rPr>
          <w:rFonts w:hint="eastAsia"/>
        </w:rPr>
        <w:t>之物</w:t>
      </w:r>
      <w:r w:rsidR="006E1692">
        <w:t>件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4"/>
        <w:gridCol w:w="1964"/>
        <w:gridCol w:w="5680"/>
      </w:tblGrid>
      <w:tr w:rsidR="005045CF" w:rsidRPr="00AA0A1C" w:rsidTr="001036CA">
        <w:trPr>
          <w:jc w:val="center"/>
        </w:trPr>
        <w:tc>
          <w:tcPr>
            <w:tcW w:w="1022" w:type="pct"/>
            <w:shd w:val="clear" w:color="auto" w:fill="D9D9D9" w:themeFill="background1" w:themeFillShade="D9"/>
            <w:vAlign w:val="center"/>
          </w:tcPr>
          <w:p w:rsidR="005045CF" w:rsidRPr="00AA0A1C" w:rsidRDefault="005045CF" w:rsidP="005A21E4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欄位名稱</w:t>
            </w:r>
          </w:p>
        </w:tc>
        <w:tc>
          <w:tcPr>
            <w:tcW w:w="1022" w:type="pct"/>
            <w:shd w:val="clear" w:color="auto" w:fill="D9D9D9" w:themeFill="background1" w:themeFillShade="D9"/>
            <w:vAlign w:val="center"/>
          </w:tcPr>
          <w:p w:rsidR="005045CF" w:rsidRPr="00AA0A1C" w:rsidRDefault="005045CF" w:rsidP="005A21E4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資料型態</w:t>
            </w:r>
          </w:p>
        </w:tc>
        <w:tc>
          <w:tcPr>
            <w:tcW w:w="2956" w:type="pct"/>
            <w:shd w:val="clear" w:color="auto" w:fill="D9D9D9" w:themeFill="background1" w:themeFillShade="D9"/>
            <w:vAlign w:val="center"/>
          </w:tcPr>
          <w:p w:rsidR="005045CF" w:rsidRPr="00AA0A1C" w:rsidRDefault="005045CF" w:rsidP="005A21E4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註解</w:t>
            </w:r>
          </w:p>
        </w:tc>
      </w:tr>
      <w:tr w:rsidR="005045CF" w:rsidTr="001036CA">
        <w:trPr>
          <w:jc w:val="center"/>
        </w:trPr>
        <w:tc>
          <w:tcPr>
            <w:tcW w:w="1022" w:type="pct"/>
          </w:tcPr>
          <w:p w:rsidR="005045CF" w:rsidRPr="00BA4FC7" w:rsidRDefault="005045CF" w:rsidP="005A21E4">
            <w:pPr>
              <w:pStyle w:val="aff3"/>
            </w:pPr>
            <w:r w:rsidRPr="00BA4FC7">
              <w:t>CID</w:t>
            </w:r>
          </w:p>
        </w:tc>
        <w:tc>
          <w:tcPr>
            <w:tcW w:w="1022" w:type="pct"/>
          </w:tcPr>
          <w:p w:rsidR="005045CF" w:rsidRPr="00BA4FC7" w:rsidRDefault="005045CF" w:rsidP="005A21E4">
            <w:pPr>
              <w:pStyle w:val="aff3"/>
            </w:pPr>
            <w:r w:rsidRPr="00BA4FC7">
              <w:rPr>
                <w:rFonts w:hint="eastAsia"/>
              </w:rPr>
              <w:t>i</w:t>
            </w:r>
            <w:r w:rsidRPr="00BA4FC7">
              <w:t>nt</w:t>
            </w:r>
          </w:p>
        </w:tc>
        <w:tc>
          <w:tcPr>
            <w:tcW w:w="2956" w:type="pct"/>
          </w:tcPr>
          <w:p w:rsidR="005045CF" w:rsidRPr="00BA4FC7" w:rsidRDefault="005045CF" w:rsidP="005A21E4">
            <w:pPr>
              <w:pStyle w:val="aff3"/>
            </w:pPr>
            <w:r w:rsidRPr="00BA4FC7">
              <w:rPr>
                <w:rFonts w:hint="eastAsia"/>
              </w:rPr>
              <w:t>PK, FK: Class.CID</w:t>
            </w:r>
          </w:p>
        </w:tc>
      </w:tr>
      <w:tr w:rsidR="005045CF" w:rsidTr="001036CA">
        <w:trPr>
          <w:jc w:val="center"/>
        </w:trPr>
        <w:tc>
          <w:tcPr>
            <w:tcW w:w="1022" w:type="pct"/>
          </w:tcPr>
          <w:p w:rsidR="005045CF" w:rsidRPr="00BA4FC7" w:rsidRDefault="005045CF" w:rsidP="005A21E4">
            <w:pPr>
              <w:pStyle w:val="aff3"/>
            </w:pPr>
            <w:r w:rsidRPr="00BA4FC7">
              <w:t>OID</w:t>
            </w:r>
          </w:p>
        </w:tc>
        <w:tc>
          <w:tcPr>
            <w:tcW w:w="1022" w:type="pct"/>
          </w:tcPr>
          <w:p w:rsidR="005045CF" w:rsidRPr="00BA4FC7" w:rsidRDefault="005045CF" w:rsidP="005A21E4">
            <w:pPr>
              <w:pStyle w:val="aff3"/>
            </w:pPr>
            <w:r w:rsidRPr="00BA4FC7">
              <w:rPr>
                <w:rFonts w:hint="eastAsia"/>
              </w:rPr>
              <w:t>i</w:t>
            </w:r>
            <w:r w:rsidRPr="00BA4FC7">
              <w:t>nt</w:t>
            </w:r>
          </w:p>
        </w:tc>
        <w:tc>
          <w:tcPr>
            <w:tcW w:w="2956" w:type="pct"/>
          </w:tcPr>
          <w:p w:rsidR="005045CF" w:rsidRPr="00BA4FC7" w:rsidRDefault="005045CF" w:rsidP="005A21E4">
            <w:pPr>
              <w:pStyle w:val="aff3"/>
            </w:pPr>
            <w:r w:rsidRPr="00BA4FC7">
              <w:rPr>
                <w:rFonts w:hint="eastAsia"/>
              </w:rPr>
              <w:t>PK, FK: Object.OID</w:t>
            </w:r>
          </w:p>
        </w:tc>
      </w:tr>
      <w:tr w:rsidR="005045CF" w:rsidTr="001036CA">
        <w:trPr>
          <w:jc w:val="center"/>
        </w:trPr>
        <w:tc>
          <w:tcPr>
            <w:tcW w:w="1022" w:type="pct"/>
          </w:tcPr>
          <w:p w:rsidR="005045CF" w:rsidRPr="00BA4FC7" w:rsidRDefault="005045CF" w:rsidP="005A21E4">
            <w:pPr>
              <w:pStyle w:val="aff3"/>
            </w:pPr>
            <w:r w:rsidRPr="00BA4FC7">
              <w:rPr>
                <w:rFonts w:hint="eastAsia"/>
              </w:rPr>
              <w:t>Rank</w:t>
            </w:r>
          </w:p>
        </w:tc>
        <w:tc>
          <w:tcPr>
            <w:tcW w:w="1022" w:type="pct"/>
          </w:tcPr>
          <w:p w:rsidR="005045CF" w:rsidRPr="00BA4FC7" w:rsidRDefault="005045CF" w:rsidP="005A21E4">
            <w:pPr>
              <w:pStyle w:val="aff3"/>
            </w:pPr>
            <w:r w:rsidRPr="00BA4FC7">
              <w:rPr>
                <w:rFonts w:hint="eastAsia"/>
              </w:rPr>
              <w:t>smallint</w:t>
            </w:r>
          </w:p>
        </w:tc>
        <w:tc>
          <w:tcPr>
            <w:tcW w:w="2956" w:type="pct"/>
          </w:tcPr>
          <w:p w:rsidR="005045CF" w:rsidRPr="00BA4FC7" w:rsidRDefault="005045CF" w:rsidP="005A21E4">
            <w:pPr>
              <w:pStyle w:val="aff3"/>
            </w:pPr>
            <w:r w:rsidRPr="00BA4FC7">
              <w:rPr>
                <w:rFonts w:hint="eastAsia"/>
              </w:rPr>
              <w:t>指定目</w:t>
            </w:r>
            <w:r w:rsidR="009B211C">
              <w:rPr>
                <w:rFonts w:hint="eastAsia"/>
              </w:rPr>
              <w:t>錄中</w:t>
            </w:r>
            <w:r w:rsidRPr="00BA4FC7">
              <w:rPr>
                <w:rFonts w:hint="eastAsia"/>
              </w:rPr>
              <w:t>物件</w:t>
            </w:r>
            <w:r w:rsidR="009B211C">
              <w:rPr>
                <w:rFonts w:hint="eastAsia"/>
              </w:rPr>
              <w:t>的</w:t>
            </w:r>
            <w:r w:rsidRPr="00BA4FC7">
              <w:rPr>
                <w:rFonts w:hint="eastAsia"/>
              </w:rPr>
              <w:t>排</w:t>
            </w:r>
            <w:r w:rsidR="009B211C">
              <w:rPr>
                <w:rFonts w:hint="eastAsia"/>
              </w:rPr>
              <w:t>序</w:t>
            </w:r>
          </w:p>
        </w:tc>
      </w:tr>
      <w:tr w:rsidR="0087398E" w:rsidTr="001036CA">
        <w:trPr>
          <w:jc w:val="center"/>
        </w:trPr>
        <w:tc>
          <w:tcPr>
            <w:tcW w:w="1022" w:type="pct"/>
          </w:tcPr>
          <w:p w:rsidR="0087398E" w:rsidRPr="00BA4FC7" w:rsidRDefault="0087398E" w:rsidP="005A21E4">
            <w:pPr>
              <w:pStyle w:val="aff3"/>
            </w:pPr>
            <w:r>
              <w:rPr>
                <w:rFonts w:hint="eastAsia"/>
              </w:rPr>
              <w:t>D</w:t>
            </w:r>
            <w:r>
              <w:t>es</w:t>
            </w:r>
          </w:p>
        </w:tc>
        <w:tc>
          <w:tcPr>
            <w:tcW w:w="1022" w:type="pct"/>
          </w:tcPr>
          <w:p w:rsidR="0087398E" w:rsidRPr="00BA4FC7" w:rsidRDefault="0087398E" w:rsidP="00A45FEB">
            <w:pPr>
              <w:pStyle w:val="aff3"/>
            </w:pPr>
            <w:proofErr w:type="gramStart"/>
            <w:r>
              <w:rPr>
                <w:rFonts w:hint="eastAsia"/>
              </w:rPr>
              <w:t>nvarchar(</w:t>
            </w:r>
            <w:proofErr w:type="gramEnd"/>
            <w:r w:rsidR="00A72EE9">
              <w:t>900</w:t>
            </w:r>
            <w:r>
              <w:rPr>
                <w:rFonts w:hint="eastAsia"/>
              </w:rPr>
              <w:t>)</w:t>
            </w:r>
          </w:p>
        </w:tc>
        <w:tc>
          <w:tcPr>
            <w:tcW w:w="2956" w:type="pct"/>
          </w:tcPr>
          <w:p w:rsidR="0087398E" w:rsidRPr="00BA4FC7" w:rsidRDefault="009658E9" w:rsidP="005A21E4">
            <w:pPr>
              <w:pStyle w:val="aff3"/>
            </w:pPr>
            <w:ins w:id="17" w:author="Windows 使用者" w:date="2019-01-25T14:55:00Z">
              <w:r>
                <w:rPr>
                  <w:rFonts w:hint="eastAsia"/>
                </w:rPr>
                <w:t>關聯之間的描述</w:t>
              </w:r>
            </w:ins>
          </w:p>
        </w:tc>
      </w:tr>
      <w:tr w:rsidR="005045CF" w:rsidTr="001036CA">
        <w:trPr>
          <w:jc w:val="center"/>
        </w:trPr>
        <w:tc>
          <w:tcPr>
            <w:tcW w:w="1022" w:type="pct"/>
          </w:tcPr>
          <w:p w:rsidR="005045CF" w:rsidRPr="00BA4FC7" w:rsidRDefault="005045CF" w:rsidP="005A21E4">
            <w:pPr>
              <w:pStyle w:val="aff3"/>
            </w:pPr>
            <w:r w:rsidRPr="00BA4FC7">
              <w:t>MG</w:t>
            </w:r>
          </w:p>
        </w:tc>
        <w:tc>
          <w:tcPr>
            <w:tcW w:w="1022" w:type="pct"/>
          </w:tcPr>
          <w:p w:rsidR="005045CF" w:rsidRPr="00BA4FC7" w:rsidRDefault="005045CF" w:rsidP="005A21E4">
            <w:pPr>
              <w:pStyle w:val="aff3"/>
            </w:pPr>
            <w:r w:rsidRPr="00BA4FC7">
              <w:rPr>
                <w:rFonts w:hint="eastAsia"/>
              </w:rPr>
              <w:t>t</w:t>
            </w:r>
            <w:r w:rsidRPr="00BA4FC7">
              <w:t>inyint</w:t>
            </w:r>
          </w:p>
        </w:tc>
        <w:tc>
          <w:tcPr>
            <w:tcW w:w="2956" w:type="pct"/>
          </w:tcPr>
          <w:p w:rsidR="005045CF" w:rsidRPr="00BA4FC7" w:rsidRDefault="005045CF" w:rsidP="005A21E4">
            <w:pPr>
              <w:pStyle w:val="aff3"/>
            </w:pPr>
            <w:r w:rsidRPr="00BA4FC7">
              <w:rPr>
                <w:rFonts w:hint="eastAsia"/>
              </w:rPr>
              <w:t>Membership Grade</w:t>
            </w:r>
            <w:r w:rsidRPr="00BA4FC7">
              <w:rPr>
                <w:rFonts w:hint="eastAsia"/>
              </w:rPr>
              <w:t>作為自動分類用</w:t>
            </w:r>
            <w:del w:id="18" w:author="Windows 使用者" w:date="2019-01-25T14:55:00Z">
              <w:r w:rsidRPr="00BA4FC7" w:rsidDel="00685F8E">
                <w:rPr>
                  <w:rFonts w:hint="eastAsia"/>
                </w:rPr>
                <w:delText>，預設值</w:delText>
              </w:r>
              <w:r w:rsidRPr="00BA4FC7" w:rsidDel="00685F8E">
                <w:rPr>
                  <w:rFonts w:hint="eastAsia"/>
                </w:rPr>
                <w:delText>255</w:delText>
              </w:r>
            </w:del>
          </w:p>
        </w:tc>
      </w:tr>
    </w:tbl>
    <w:p w:rsidR="00595BCE" w:rsidRDefault="00595BCE" w:rsidP="00AA0A1C"/>
    <w:p w:rsidR="005045CF" w:rsidRDefault="005045CF" w:rsidP="008B72A4">
      <w:pPr>
        <w:pStyle w:val="3"/>
      </w:pPr>
      <w:r>
        <w:rPr>
          <w:rFonts w:hint="eastAsia"/>
        </w:rPr>
        <w:t>Inheritance Table</w:t>
      </w:r>
    </w:p>
    <w:p w:rsidR="00C97CD6" w:rsidRDefault="00744768" w:rsidP="001036CA">
      <w:r>
        <w:rPr>
          <w:rFonts w:hint="eastAsia"/>
        </w:rPr>
        <w:t>列</w:t>
      </w:r>
      <w:r>
        <w:t>出父</w:t>
      </w:r>
      <w:r w:rsidR="006E1692">
        <w:rPr>
          <w:rFonts w:hint="eastAsia"/>
        </w:rPr>
        <w:t>目錄</w:t>
      </w:r>
      <w:r>
        <w:rPr>
          <w:rFonts w:hint="eastAsia"/>
        </w:rPr>
        <w:t>與</w:t>
      </w:r>
      <w:r>
        <w:t>子</w:t>
      </w:r>
      <w:r w:rsidR="006E1692">
        <w:rPr>
          <w:rFonts w:hint="eastAsia"/>
        </w:rPr>
        <w:t>目</w:t>
      </w:r>
      <w:r w:rsidR="006E1692">
        <w:t>錄</w:t>
      </w:r>
      <w:r>
        <w:rPr>
          <w:rFonts w:hint="eastAsia"/>
        </w:rPr>
        <w:t>的</w:t>
      </w:r>
      <w:r>
        <w:t>關係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4"/>
        <w:gridCol w:w="1964"/>
        <w:gridCol w:w="5680"/>
      </w:tblGrid>
      <w:tr w:rsidR="005045CF" w:rsidRPr="00AA0A1C" w:rsidTr="001036CA">
        <w:trPr>
          <w:jc w:val="center"/>
        </w:trPr>
        <w:tc>
          <w:tcPr>
            <w:tcW w:w="1022" w:type="pct"/>
            <w:shd w:val="clear" w:color="auto" w:fill="D9D9D9" w:themeFill="background1" w:themeFillShade="D9"/>
            <w:vAlign w:val="center"/>
          </w:tcPr>
          <w:p w:rsidR="005045CF" w:rsidRPr="00AA0A1C" w:rsidRDefault="005045CF" w:rsidP="005A21E4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欄位名稱</w:t>
            </w:r>
          </w:p>
        </w:tc>
        <w:tc>
          <w:tcPr>
            <w:tcW w:w="1022" w:type="pct"/>
            <w:shd w:val="clear" w:color="auto" w:fill="D9D9D9" w:themeFill="background1" w:themeFillShade="D9"/>
            <w:vAlign w:val="center"/>
          </w:tcPr>
          <w:p w:rsidR="005045CF" w:rsidRPr="00AA0A1C" w:rsidRDefault="005045CF" w:rsidP="005A21E4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資料型態</w:t>
            </w:r>
          </w:p>
        </w:tc>
        <w:tc>
          <w:tcPr>
            <w:tcW w:w="2956" w:type="pct"/>
            <w:shd w:val="clear" w:color="auto" w:fill="D9D9D9" w:themeFill="background1" w:themeFillShade="D9"/>
            <w:vAlign w:val="center"/>
          </w:tcPr>
          <w:p w:rsidR="005045CF" w:rsidRPr="00AA0A1C" w:rsidRDefault="005045CF" w:rsidP="005A21E4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註解</w:t>
            </w:r>
          </w:p>
        </w:tc>
      </w:tr>
      <w:tr w:rsidR="005045CF" w:rsidRPr="000856C6" w:rsidTr="001036CA">
        <w:trPr>
          <w:jc w:val="center"/>
        </w:trPr>
        <w:tc>
          <w:tcPr>
            <w:tcW w:w="1022" w:type="pct"/>
          </w:tcPr>
          <w:p w:rsidR="005045CF" w:rsidRPr="00BA4FC7" w:rsidRDefault="005045CF" w:rsidP="005A21E4">
            <w:pPr>
              <w:pStyle w:val="aff3"/>
            </w:pPr>
            <w:r w:rsidRPr="00BA4FC7">
              <w:t>PCID</w:t>
            </w:r>
          </w:p>
        </w:tc>
        <w:tc>
          <w:tcPr>
            <w:tcW w:w="1022" w:type="pct"/>
          </w:tcPr>
          <w:p w:rsidR="005045CF" w:rsidRPr="00BA4FC7" w:rsidRDefault="005045CF" w:rsidP="005A21E4">
            <w:pPr>
              <w:pStyle w:val="aff3"/>
            </w:pPr>
            <w:r w:rsidRPr="00BA4FC7">
              <w:t>Int</w:t>
            </w:r>
          </w:p>
        </w:tc>
        <w:tc>
          <w:tcPr>
            <w:tcW w:w="2956" w:type="pct"/>
          </w:tcPr>
          <w:p w:rsidR="005045CF" w:rsidRPr="00BA4FC7" w:rsidRDefault="005045CF">
            <w:pPr>
              <w:pStyle w:val="aff3"/>
            </w:pPr>
            <w:r w:rsidRPr="00BA4FC7">
              <w:rPr>
                <w:rFonts w:hint="eastAsia"/>
              </w:rPr>
              <w:t>PK, FK</w:t>
            </w:r>
            <w:del w:id="19" w:author="Windows 使用者" w:date="2019-01-25T14:56:00Z">
              <w:r w:rsidRPr="00BA4FC7" w:rsidDel="00FC4F75">
                <w:rPr>
                  <w:rFonts w:hint="eastAsia"/>
                </w:rPr>
                <w:delText>:</w:delText>
              </w:r>
              <w:r w:rsidR="00590FA1" w:rsidDel="00FC4F75">
                <w:delText xml:space="preserve"> </w:delText>
              </w:r>
            </w:del>
            <w:ins w:id="20" w:author="Windows 使用者" w:date="2019-01-25T14:56:00Z">
              <w:r w:rsidR="00FC4F75">
                <w:t xml:space="preserve"> = </w:t>
              </w:r>
            </w:ins>
            <w:r w:rsidRPr="00BA4FC7">
              <w:rPr>
                <w:rFonts w:hint="eastAsia"/>
              </w:rPr>
              <w:t>Class</w:t>
            </w:r>
            <w:r w:rsidR="00590FA1">
              <w:rPr>
                <w:rFonts w:hint="eastAsia"/>
              </w:rPr>
              <w:t>.</w:t>
            </w:r>
            <w:r w:rsidR="00590FA1">
              <w:t>CID</w:t>
            </w:r>
            <w:ins w:id="21" w:author="Windows 使用者" w:date="2019-01-25T14:57:00Z">
              <w:r w:rsidR="00FC4F75">
                <w:rPr>
                  <w:rFonts w:hint="eastAsia"/>
                </w:rPr>
                <w:t xml:space="preserve">, </w:t>
              </w:r>
            </w:ins>
            <w:del w:id="22" w:author="Windows 使用者" w:date="2019-01-25T14:57:00Z">
              <w:r w:rsidR="00590FA1" w:rsidDel="00FC4F75">
                <w:delText xml:space="preserve"> </w:delText>
              </w:r>
              <w:r w:rsidRPr="00BA4FC7" w:rsidDel="00FC4F75">
                <w:sym w:font="Wingdings" w:char="F0F0"/>
              </w:r>
              <w:r w:rsidRPr="00BA4FC7" w:rsidDel="00FC4F75">
                <w:rPr>
                  <w:rFonts w:hint="eastAsia"/>
                </w:rPr>
                <w:delText xml:space="preserve"> </w:delText>
              </w:r>
            </w:del>
            <w:r w:rsidRPr="00BA4FC7">
              <w:rPr>
                <w:rFonts w:hint="eastAsia"/>
              </w:rPr>
              <w:t>Parent Class CID</w:t>
            </w:r>
          </w:p>
        </w:tc>
      </w:tr>
      <w:tr w:rsidR="005045CF" w:rsidRPr="000856C6" w:rsidTr="001036CA">
        <w:trPr>
          <w:jc w:val="center"/>
        </w:trPr>
        <w:tc>
          <w:tcPr>
            <w:tcW w:w="1022" w:type="pct"/>
          </w:tcPr>
          <w:p w:rsidR="005045CF" w:rsidRPr="00BA4FC7" w:rsidRDefault="005045CF" w:rsidP="005A21E4">
            <w:pPr>
              <w:pStyle w:val="aff3"/>
            </w:pPr>
            <w:r w:rsidRPr="00BA4FC7">
              <w:t>CCID</w:t>
            </w:r>
          </w:p>
        </w:tc>
        <w:tc>
          <w:tcPr>
            <w:tcW w:w="1022" w:type="pct"/>
          </w:tcPr>
          <w:p w:rsidR="005045CF" w:rsidRPr="00BA4FC7" w:rsidRDefault="005045CF" w:rsidP="005A21E4">
            <w:pPr>
              <w:pStyle w:val="aff3"/>
            </w:pPr>
            <w:r w:rsidRPr="00BA4FC7">
              <w:t>Int</w:t>
            </w:r>
          </w:p>
        </w:tc>
        <w:tc>
          <w:tcPr>
            <w:tcW w:w="2956" w:type="pct"/>
          </w:tcPr>
          <w:p w:rsidR="005045CF" w:rsidRPr="00BA4FC7" w:rsidRDefault="005045CF" w:rsidP="005A21E4">
            <w:pPr>
              <w:pStyle w:val="aff3"/>
            </w:pPr>
            <w:r w:rsidRPr="00BA4FC7">
              <w:rPr>
                <w:rFonts w:hint="eastAsia"/>
              </w:rPr>
              <w:t>PK, FK</w:t>
            </w:r>
            <w:ins w:id="23" w:author="Windows 使用者" w:date="2019-01-25T14:56:00Z">
              <w:r w:rsidR="00FC4F75">
                <w:t xml:space="preserve"> = </w:t>
              </w:r>
            </w:ins>
            <w:del w:id="24" w:author="Windows 使用者" w:date="2019-01-25T14:56:00Z">
              <w:r w:rsidRPr="00BA4FC7" w:rsidDel="00FC4F75">
                <w:rPr>
                  <w:rFonts w:hint="eastAsia"/>
                </w:rPr>
                <w:delText>:</w:delText>
              </w:r>
              <w:r w:rsidR="00590FA1" w:rsidDel="00FC4F75">
                <w:delText xml:space="preserve"> </w:delText>
              </w:r>
            </w:del>
            <w:r w:rsidRPr="00BA4FC7">
              <w:rPr>
                <w:rFonts w:hint="eastAsia"/>
              </w:rPr>
              <w:t>Class</w:t>
            </w:r>
            <w:r w:rsidR="00590FA1">
              <w:t>.CID</w:t>
            </w:r>
            <w:ins w:id="25" w:author="Windows 使用者" w:date="2019-01-25T14:57:00Z">
              <w:r w:rsidR="00FC4F75">
                <w:t xml:space="preserve">, </w:t>
              </w:r>
            </w:ins>
            <w:del w:id="26" w:author="Windows 使用者" w:date="2019-01-25T14:57:00Z">
              <w:r w:rsidR="00590FA1" w:rsidDel="00FC4F75">
                <w:delText xml:space="preserve"> </w:delText>
              </w:r>
              <w:r w:rsidRPr="00BA4FC7" w:rsidDel="00FC4F75">
                <w:sym w:font="Wingdings" w:char="F0F0"/>
              </w:r>
              <w:r w:rsidRPr="00BA4FC7" w:rsidDel="00FC4F75">
                <w:rPr>
                  <w:rFonts w:hint="eastAsia"/>
                </w:rPr>
                <w:delText xml:space="preserve"> </w:delText>
              </w:r>
            </w:del>
            <w:r w:rsidRPr="00BA4FC7">
              <w:rPr>
                <w:rFonts w:hint="eastAsia"/>
              </w:rPr>
              <w:t>Child Class CID</w:t>
            </w:r>
          </w:p>
        </w:tc>
      </w:tr>
      <w:tr w:rsidR="005045CF" w:rsidTr="001036CA">
        <w:trPr>
          <w:jc w:val="center"/>
        </w:trPr>
        <w:tc>
          <w:tcPr>
            <w:tcW w:w="1022" w:type="pct"/>
          </w:tcPr>
          <w:p w:rsidR="005045CF" w:rsidRPr="00BA4FC7" w:rsidRDefault="005045CF" w:rsidP="005A21E4">
            <w:pPr>
              <w:pStyle w:val="aff3"/>
            </w:pPr>
            <w:r w:rsidRPr="00BA4FC7">
              <w:rPr>
                <w:rFonts w:hint="eastAsia"/>
              </w:rPr>
              <w:t>Rank</w:t>
            </w:r>
          </w:p>
        </w:tc>
        <w:tc>
          <w:tcPr>
            <w:tcW w:w="1022" w:type="pct"/>
          </w:tcPr>
          <w:p w:rsidR="005045CF" w:rsidRPr="00BA4FC7" w:rsidRDefault="005045CF" w:rsidP="005A21E4">
            <w:pPr>
              <w:pStyle w:val="aff3"/>
            </w:pPr>
            <w:r w:rsidRPr="00BA4FC7">
              <w:rPr>
                <w:rFonts w:hint="eastAsia"/>
              </w:rPr>
              <w:t>smallint</w:t>
            </w:r>
          </w:p>
        </w:tc>
        <w:tc>
          <w:tcPr>
            <w:tcW w:w="2956" w:type="pct"/>
          </w:tcPr>
          <w:p w:rsidR="005045CF" w:rsidRPr="00BA4FC7" w:rsidRDefault="005045CF" w:rsidP="005A21E4">
            <w:pPr>
              <w:pStyle w:val="aff3"/>
            </w:pPr>
            <w:r w:rsidRPr="00BA4FC7">
              <w:rPr>
                <w:rFonts w:hint="eastAsia"/>
              </w:rPr>
              <w:t>目錄中子目錄的排序</w:t>
            </w:r>
          </w:p>
        </w:tc>
      </w:tr>
      <w:tr w:rsidR="00C01993" w:rsidDel="00685F8E" w:rsidTr="001036CA">
        <w:trPr>
          <w:jc w:val="center"/>
          <w:del w:id="27" w:author="Windows 使用者" w:date="2019-01-25T14:56:00Z"/>
        </w:trPr>
        <w:tc>
          <w:tcPr>
            <w:tcW w:w="1022" w:type="pct"/>
          </w:tcPr>
          <w:p w:rsidR="00C01993" w:rsidRPr="00BA4FC7" w:rsidDel="00685F8E" w:rsidRDefault="00C01993" w:rsidP="005A21E4">
            <w:pPr>
              <w:pStyle w:val="aff3"/>
              <w:rPr>
                <w:del w:id="28" w:author="Windows 使用者" w:date="2019-01-25T14:56:00Z"/>
              </w:rPr>
            </w:pPr>
            <w:del w:id="29" w:author="Windows 使用者" w:date="2019-01-25T14:56:00Z">
              <w:r w:rsidDel="00685F8E">
                <w:rPr>
                  <w:rFonts w:hint="eastAsia"/>
                </w:rPr>
                <w:delText>Des</w:delText>
              </w:r>
            </w:del>
          </w:p>
        </w:tc>
        <w:tc>
          <w:tcPr>
            <w:tcW w:w="1022" w:type="pct"/>
          </w:tcPr>
          <w:p w:rsidR="00C01993" w:rsidRPr="00BA4FC7" w:rsidDel="00685F8E" w:rsidRDefault="00C01993" w:rsidP="005A21E4">
            <w:pPr>
              <w:pStyle w:val="aff3"/>
              <w:rPr>
                <w:del w:id="30" w:author="Windows 使用者" w:date="2019-01-25T14:56:00Z"/>
              </w:rPr>
            </w:pPr>
            <w:del w:id="31" w:author="Windows 使用者" w:date="2019-01-25T14:56:00Z">
              <w:r w:rsidDel="00685F8E">
                <w:rPr>
                  <w:rFonts w:hint="eastAsia"/>
                </w:rPr>
                <w:delText>nvarchar(</w:delText>
              </w:r>
              <w:r w:rsidDel="00685F8E">
                <w:delText>900</w:delText>
              </w:r>
              <w:r w:rsidDel="00685F8E">
                <w:rPr>
                  <w:rFonts w:hint="eastAsia"/>
                </w:rPr>
                <w:delText>)</w:delText>
              </w:r>
            </w:del>
          </w:p>
        </w:tc>
        <w:tc>
          <w:tcPr>
            <w:tcW w:w="2956" w:type="pct"/>
          </w:tcPr>
          <w:p w:rsidR="00C01993" w:rsidRPr="00BA4FC7" w:rsidDel="00685F8E" w:rsidRDefault="00C01993" w:rsidP="005A21E4">
            <w:pPr>
              <w:pStyle w:val="aff3"/>
              <w:rPr>
                <w:del w:id="32" w:author="Windows 使用者" w:date="2019-01-25T14:56:00Z"/>
              </w:rPr>
            </w:pPr>
          </w:p>
        </w:tc>
      </w:tr>
      <w:tr w:rsidR="005045CF" w:rsidTr="001036CA">
        <w:trPr>
          <w:jc w:val="center"/>
        </w:trPr>
        <w:tc>
          <w:tcPr>
            <w:tcW w:w="1022" w:type="pct"/>
          </w:tcPr>
          <w:p w:rsidR="005045CF" w:rsidRPr="00BA4FC7" w:rsidRDefault="005045CF" w:rsidP="005A21E4">
            <w:pPr>
              <w:pStyle w:val="aff3"/>
            </w:pPr>
            <w:r w:rsidRPr="00BA4FC7">
              <w:rPr>
                <w:rFonts w:hint="eastAsia"/>
              </w:rPr>
              <w:t>MG</w:t>
            </w:r>
          </w:p>
        </w:tc>
        <w:tc>
          <w:tcPr>
            <w:tcW w:w="1022" w:type="pct"/>
          </w:tcPr>
          <w:p w:rsidR="005045CF" w:rsidRPr="00BA4FC7" w:rsidRDefault="005045CF" w:rsidP="005A21E4">
            <w:pPr>
              <w:pStyle w:val="aff3"/>
            </w:pPr>
            <w:r w:rsidRPr="00BA4FC7">
              <w:rPr>
                <w:rFonts w:hint="eastAsia"/>
              </w:rPr>
              <w:t>tiny</w:t>
            </w:r>
            <w:r w:rsidRPr="00BA4FC7">
              <w:t>int</w:t>
            </w:r>
          </w:p>
        </w:tc>
        <w:tc>
          <w:tcPr>
            <w:tcW w:w="2956" w:type="pct"/>
          </w:tcPr>
          <w:p w:rsidR="005045CF" w:rsidRPr="00BA4FC7" w:rsidRDefault="005045CF">
            <w:pPr>
              <w:pStyle w:val="aff3"/>
            </w:pPr>
            <w:r w:rsidRPr="00BA4FC7">
              <w:rPr>
                <w:rFonts w:hint="eastAsia"/>
              </w:rPr>
              <w:t>Membership Grade</w:t>
            </w:r>
            <w:r w:rsidRPr="00BA4FC7">
              <w:rPr>
                <w:rFonts w:hint="eastAsia"/>
              </w:rPr>
              <w:t>作為自動分類用</w:t>
            </w:r>
            <w:del w:id="33" w:author="Windows 使用者" w:date="2019-01-25T14:55:00Z">
              <w:r w:rsidRPr="00BA4FC7" w:rsidDel="00685F8E">
                <w:rPr>
                  <w:rFonts w:hint="eastAsia"/>
                </w:rPr>
                <w:delText>，預設值</w:delText>
              </w:r>
              <w:r w:rsidRPr="00BA4FC7" w:rsidDel="00685F8E">
                <w:rPr>
                  <w:rFonts w:hint="eastAsia"/>
                </w:rPr>
                <w:delText>255</w:delText>
              </w:r>
            </w:del>
          </w:p>
        </w:tc>
      </w:tr>
    </w:tbl>
    <w:p w:rsidR="0005001F" w:rsidRDefault="0005001F" w:rsidP="00AA0A1C"/>
    <w:p w:rsidR="005045CF" w:rsidRDefault="005045CF" w:rsidP="008B72A4">
      <w:pPr>
        <w:pStyle w:val="3"/>
      </w:pPr>
      <w:r>
        <w:rPr>
          <w:rFonts w:hint="eastAsia"/>
        </w:rPr>
        <w:t>ORel Table</w:t>
      </w:r>
    </w:p>
    <w:p w:rsidR="00C97CD6" w:rsidRDefault="00744768" w:rsidP="001036CA">
      <w:r>
        <w:rPr>
          <w:rFonts w:hint="eastAsia"/>
        </w:rPr>
        <w:t>列</w:t>
      </w:r>
      <w:r>
        <w:t>出</w:t>
      </w:r>
      <w:r w:rsidR="006E1692">
        <w:rPr>
          <w:rFonts w:hint="eastAsia"/>
        </w:rPr>
        <w:t>各</w:t>
      </w:r>
      <w:r w:rsidR="005D3025">
        <w:rPr>
          <w:rFonts w:hint="eastAsia"/>
        </w:rPr>
        <w:t>O</w:t>
      </w:r>
      <w:r w:rsidR="005D3025">
        <w:t>bject</w:t>
      </w:r>
      <w:r>
        <w:rPr>
          <w:rFonts w:hint="eastAsia"/>
        </w:rPr>
        <w:t>之</w:t>
      </w:r>
      <w:r>
        <w:t>間的</w:t>
      </w:r>
      <w:r w:rsidR="006E1692">
        <w:rPr>
          <w:rFonts w:hint="eastAsia"/>
        </w:rPr>
        <w:t>關</w:t>
      </w:r>
      <w:r w:rsidR="006E1692">
        <w:t>係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960"/>
        <w:gridCol w:w="5688"/>
      </w:tblGrid>
      <w:tr w:rsidR="005045CF" w:rsidRPr="00AA0A1C" w:rsidTr="001036CA">
        <w:trPr>
          <w:jc w:val="center"/>
        </w:trPr>
        <w:tc>
          <w:tcPr>
            <w:tcW w:w="1020" w:type="pct"/>
            <w:shd w:val="clear" w:color="auto" w:fill="D9D9D9" w:themeFill="background1" w:themeFillShade="D9"/>
            <w:vAlign w:val="center"/>
          </w:tcPr>
          <w:p w:rsidR="005045CF" w:rsidRPr="00AA0A1C" w:rsidRDefault="005045CF" w:rsidP="005A21E4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欄位名稱</w:t>
            </w:r>
          </w:p>
        </w:tc>
        <w:tc>
          <w:tcPr>
            <w:tcW w:w="1020" w:type="pct"/>
            <w:shd w:val="clear" w:color="auto" w:fill="D9D9D9" w:themeFill="background1" w:themeFillShade="D9"/>
            <w:vAlign w:val="center"/>
          </w:tcPr>
          <w:p w:rsidR="005045CF" w:rsidRPr="00AA0A1C" w:rsidRDefault="005045CF" w:rsidP="005A21E4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資料型態</w:t>
            </w:r>
          </w:p>
        </w:tc>
        <w:tc>
          <w:tcPr>
            <w:tcW w:w="2960" w:type="pct"/>
            <w:shd w:val="clear" w:color="auto" w:fill="D9D9D9" w:themeFill="background1" w:themeFillShade="D9"/>
            <w:vAlign w:val="center"/>
          </w:tcPr>
          <w:p w:rsidR="005045CF" w:rsidRPr="00AA0A1C" w:rsidRDefault="005045CF" w:rsidP="005A21E4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註解</w:t>
            </w:r>
          </w:p>
        </w:tc>
      </w:tr>
      <w:tr w:rsidR="005045CF" w:rsidRPr="004D39C7" w:rsidTr="001036CA">
        <w:trPr>
          <w:jc w:val="center"/>
        </w:trPr>
        <w:tc>
          <w:tcPr>
            <w:tcW w:w="1020" w:type="pct"/>
          </w:tcPr>
          <w:p w:rsidR="005045CF" w:rsidRPr="00BA4FC7" w:rsidRDefault="005045CF" w:rsidP="005A21E4">
            <w:pPr>
              <w:pStyle w:val="aff3"/>
            </w:pPr>
            <w:r w:rsidRPr="00BA4FC7">
              <w:rPr>
                <w:rFonts w:hint="eastAsia"/>
              </w:rPr>
              <w:t>O</w:t>
            </w:r>
            <w:r w:rsidRPr="00BA4FC7">
              <w:t>ID</w:t>
            </w:r>
            <w:r w:rsidRPr="00BA4FC7">
              <w:rPr>
                <w:rFonts w:hint="eastAsia"/>
              </w:rPr>
              <w:t>1</w:t>
            </w:r>
          </w:p>
        </w:tc>
        <w:tc>
          <w:tcPr>
            <w:tcW w:w="1020" w:type="pct"/>
          </w:tcPr>
          <w:p w:rsidR="005045CF" w:rsidRPr="00BA4FC7" w:rsidRDefault="005045CF" w:rsidP="005A21E4">
            <w:pPr>
              <w:pStyle w:val="aff3"/>
            </w:pPr>
            <w:r w:rsidRPr="00BA4FC7">
              <w:t>int</w:t>
            </w:r>
          </w:p>
        </w:tc>
        <w:tc>
          <w:tcPr>
            <w:tcW w:w="2960" w:type="pct"/>
          </w:tcPr>
          <w:p w:rsidR="005045CF" w:rsidRPr="00BA4FC7" w:rsidRDefault="005045CF">
            <w:pPr>
              <w:pStyle w:val="aff3"/>
            </w:pPr>
            <w:r w:rsidRPr="00BA4FC7">
              <w:rPr>
                <w:rFonts w:hint="eastAsia"/>
              </w:rPr>
              <w:t>PK, FK</w:t>
            </w:r>
            <w:ins w:id="34" w:author="Windows 使用者" w:date="2019-01-25T14:56:00Z">
              <w:r w:rsidR="005D3FC9">
                <w:t xml:space="preserve"> = Object.OID</w:t>
              </w:r>
            </w:ins>
            <w:del w:id="35" w:author="Windows 使用者" w:date="2019-01-25T14:56:00Z">
              <w:r w:rsidRPr="00BA4FC7" w:rsidDel="005D3FC9">
                <w:rPr>
                  <w:rFonts w:hint="eastAsia"/>
                </w:rPr>
                <w:delText>: Object, referred (pointed by ) OID</w:delText>
              </w:r>
            </w:del>
          </w:p>
        </w:tc>
      </w:tr>
      <w:tr w:rsidR="005045CF" w:rsidRPr="004D39C7" w:rsidTr="001036CA">
        <w:trPr>
          <w:jc w:val="center"/>
        </w:trPr>
        <w:tc>
          <w:tcPr>
            <w:tcW w:w="1020" w:type="pct"/>
          </w:tcPr>
          <w:p w:rsidR="005045CF" w:rsidRPr="00BA4FC7" w:rsidRDefault="005045CF" w:rsidP="005A21E4">
            <w:pPr>
              <w:pStyle w:val="aff3"/>
            </w:pPr>
            <w:r w:rsidRPr="00BA4FC7">
              <w:rPr>
                <w:rFonts w:hint="eastAsia"/>
              </w:rPr>
              <w:t>O</w:t>
            </w:r>
            <w:r w:rsidRPr="00BA4FC7">
              <w:t>ID</w:t>
            </w:r>
            <w:r w:rsidRPr="00BA4FC7">
              <w:rPr>
                <w:rFonts w:hint="eastAsia"/>
              </w:rPr>
              <w:t>2</w:t>
            </w:r>
          </w:p>
        </w:tc>
        <w:tc>
          <w:tcPr>
            <w:tcW w:w="1020" w:type="pct"/>
          </w:tcPr>
          <w:p w:rsidR="005045CF" w:rsidRPr="00BA4FC7" w:rsidRDefault="005045CF" w:rsidP="005A21E4">
            <w:pPr>
              <w:pStyle w:val="aff3"/>
            </w:pPr>
            <w:r w:rsidRPr="00BA4FC7">
              <w:t>int</w:t>
            </w:r>
          </w:p>
        </w:tc>
        <w:tc>
          <w:tcPr>
            <w:tcW w:w="2960" w:type="pct"/>
          </w:tcPr>
          <w:p w:rsidR="005045CF" w:rsidRPr="00BA4FC7" w:rsidRDefault="005045CF">
            <w:pPr>
              <w:pStyle w:val="aff3"/>
            </w:pPr>
            <w:r w:rsidRPr="00BA4FC7">
              <w:rPr>
                <w:rFonts w:hint="eastAsia"/>
              </w:rPr>
              <w:t>PK, FK</w:t>
            </w:r>
            <w:del w:id="36" w:author="Windows 使用者" w:date="2019-01-25T14:56:00Z">
              <w:r w:rsidRPr="00BA4FC7" w:rsidDel="005D3FC9">
                <w:rPr>
                  <w:rFonts w:hint="eastAsia"/>
                </w:rPr>
                <w:delText>: Object, referring (pointing to) OID</w:delText>
              </w:r>
            </w:del>
            <w:ins w:id="37" w:author="Windows 使用者" w:date="2019-01-25T14:56:00Z">
              <w:r w:rsidR="005D3FC9">
                <w:t xml:space="preserve"> = Object.OID</w:t>
              </w:r>
            </w:ins>
          </w:p>
        </w:tc>
      </w:tr>
      <w:tr w:rsidR="005045CF" w:rsidRPr="004D39C7" w:rsidTr="001036CA">
        <w:trPr>
          <w:jc w:val="center"/>
        </w:trPr>
        <w:tc>
          <w:tcPr>
            <w:tcW w:w="1020" w:type="pct"/>
          </w:tcPr>
          <w:p w:rsidR="005045CF" w:rsidRPr="00BA4FC7" w:rsidRDefault="005045CF" w:rsidP="005A21E4">
            <w:pPr>
              <w:pStyle w:val="aff3"/>
            </w:pPr>
            <w:r w:rsidRPr="00BA4FC7">
              <w:rPr>
                <w:rFonts w:hint="eastAsia"/>
              </w:rPr>
              <w:t>Rank</w:t>
            </w:r>
          </w:p>
        </w:tc>
        <w:tc>
          <w:tcPr>
            <w:tcW w:w="1020" w:type="pct"/>
          </w:tcPr>
          <w:p w:rsidR="005045CF" w:rsidRPr="00BA4FC7" w:rsidRDefault="005045CF" w:rsidP="005A21E4">
            <w:pPr>
              <w:pStyle w:val="aff3"/>
            </w:pPr>
            <w:r w:rsidRPr="00BA4FC7">
              <w:rPr>
                <w:rFonts w:hint="eastAsia"/>
              </w:rPr>
              <w:t>smallint</w:t>
            </w:r>
          </w:p>
        </w:tc>
        <w:tc>
          <w:tcPr>
            <w:tcW w:w="2960" w:type="pct"/>
          </w:tcPr>
          <w:p w:rsidR="005045CF" w:rsidRPr="00BA4FC7" w:rsidRDefault="005045CF" w:rsidP="00AA0A1C">
            <w:pPr>
              <w:pStyle w:val="aff3"/>
            </w:pPr>
            <w:r w:rsidRPr="00BA4FC7">
              <w:rPr>
                <w:rFonts w:hint="eastAsia"/>
              </w:rPr>
              <w:t>指定</w:t>
            </w:r>
            <w:r w:rsidR="00CC4F8C">
              <w:rPr>
                <w:rFonts w:hint="eastAsia"/>
              </w:rPr>
              <w:t>物件下</w:t>
            </w:r>
            <w:r w:rsidR="00CC4F8C">
              <w:t>的關聯</w:t>
            </w:r>
            <w:r w:rsidRPr="00BA4FC7">
              <w:rPr>
                <w:rFonts w:hint="eastAsia"/>
              </w:rPr>
              <w:t>物件之排序</w:t>
            </w:r>
          </w:p>
        </w:tc>
      </w:tr>
      <w:tr w:rsidR="005045CF" w:rsidRPr="004D39C7" w:rsidTr="001036CA">
        <w:trPr>
          <w:jc w:val="center"/>
        </w:trPr>
        <w:tc>
          <w:tcPr>
            <w:tcW w:w="1020" w:type="pct"/>
          </w:tcPr>
          <w:p w:rsidR="005045CF" w:rsidRPr="00BA4FC7" w:rsidRDefault="005045CF" w:rsidP="005A21E4">
            <w:pPr>
              <w:pStyle w:val="aff3"/>
            </w:pPr>
            <w:r w:rsidRPr="00BA4FC7">
              <w:rPr>
                <w:rFonts w:hint="eastAsia"/>
              </w:rPr>
              <w:t>Des</w:t>
            </w:r>
          </w:p>
        </w:tc>
        <w:tc>
          <w:tcPr>
            <w:tcW w:w="1020" w:type="pct"/>
          </w:tcPr>
          <w:p w:rsidR="005045CF" w:rsidRPr="00BA4FC7" w:rsidRDefault="005045CF" w:rsidP="005A21E4">
            <w:pPr>
              <w:pStyle w:val="aff3"/>
            </w:pPr>
            <w:proofErr w:type="gramStart"/>
            <w:r w:rsidRPr="00BA4FC7">
              <w:rPr>
                <w:rFonts w:hint="eastAsia"/>
              </w:rPr>
              <w:t>nvarchar(</w:t>
            </w:r>
            <w:proofErr w:type="gramEnd"/>
            <w:r w:rsidR="00EE3D0B">
              <w:rPr>
                <w:rFonts w:hint="eastAsia"/>
              </w:rPr>
              <w:t>900</w:t>
            </w:r>
            <w:r w:rsidRPr="00BA4FC7">
              <w:rPr>
                <w:rFonts w:hint="eastAsia"/>
              </w:rPr>
              <w:t>)</w:t>
            </w:r>
          </w:p>
        </w:tc>
        <w:tc>
          <w:tcPr>
            <w:tcW w:w="2960" w:type="pct"/>
          </w:tcPr>
          <w:p w:rsidR="005045CF" w:rsidRPr="00BA4FC7" w:rsidRDefault="0005001F" w:rsidP="005A21E4">
            <w:pPr>
              <w:pStyle w:val="aff3"/>
            </w:pPr>
            <w:r>
              <w:t>關聯</w:t>
            </w:r>
            <w:del w:id="38" w:author="Windows 使用者" w:date="2019-01-25T14:56:00Z">
              <w:r w:rsidRPr="00BA4FC7" w:rsidDel="00685F8E">
                <w:rPr>
                  <w:rFonts w:hint="eastAsia"/>
                </w:rPr>
                <w:delText>物件</w:delText>
              </w:r>
            </w:del>
            <w:ins w:id="39" w:author="Windows 使用者" w:date="2019-01-25T14:56:00Z">
              <w:r w:rsidR="00685F8E">
                <w:rPr>
                  <w:rFonts w:hint="eastAsia"/>
                </w:rPr>
                <w:t>之間</w:t>
              </w:r>
            </w:ins>
            <w:r>
              <w:rPr>
                <w:rFonts w:hint="eastAsia"/>
              </w:rPr>
              <w:t>的描述</w:t>
            </w:r>
          </w:p>
        </w:tc>
      </w:tr>
    </w:tbl>
    <w:p w:rsidR="006C5182" w:rsidRDefault="006C5182" w:rsidP="00AA0A1C"/>
    <w:p w:rsidR="00086D84" w:rsidRDefault="00086D84" w:rsidP="00781BA7">
      <w:pPr>
        <w:pStyle w:val="3"/>
      </w:pPr>
      <w:r>
        <w:rPr>
          <w:rFonts w:hint="eastAsia"/>
        </w:rPr>
        <w:t>EntityM2DC Table</w:t>
      </w:r>
    </w:p>
    <w:p w:rsidR="00086D84" w:rsidRDefault="00086D84" w:rsidP="00086D84">
      <w:r>
        <w:rPr>
          <w:rFonts w:hint="eastAsia"/>
        </w:rPr>
        <w:t>將</w:t>
      </w:r>
      <w:r>
        <w:t>各個實體對應</w:t>
      </w:r>
      <w:r>
        <w:rPr>
          <w:rFonts w:hint="eastAsia"/>
        </w:rPr>
        <w:t>到</w:t>
      </w:r>
      <w:r>
        <w:rPr>
          <w:rFonts w:hint="eastAsia"/>
        </w:rPr>
        <w:t>Dublin Core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960"/>
        <w:gridCol w:w="5688"/>
      </w:tblGrid>
      <w:tr w:rsidR="00086D84" w:rsidRPr="00727C4D" w:rsidTr="00AD7079">
        <w:trPr>
          <w:jc w:val="center"/>
        </w:trPr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086D84" w:rsidRPr="005C541D" w:rsidRDefault="00086D84" w:rsidP="00AD7079">
            <w:pPr>
              <w:pStyle w:val="aff3"/>
            </w:pPr>
            <w:r w:rsidRPr="005C541D">
              <w:rPr>
                <w:rFonts w:hint="eastAsia"/>
              </w:rPr>
              <w:t>欄位名稱</w:t>
            </w:r>
          </w:p>
        </w:tc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086D84" w:rsidRPr="005C541D" w:rsidRDefault="00086D84" w:rsidP="00AD7079">
            <w:pPr>
              <w:pStyle w:val="aff3"/>
            </w:pPr>
            <w:r w:rsidRPr="005C541D">
              <w:rPr>
                <w:rFonts w:hint="eastAsia"/>
              </w:rPr>
              <w:t>資料型態</w:t>
            </w:r>
          </w:p>
        </w:tc>
        <w:tc>
          <w:tcPr>
            <w:tcW w:w="2959" w:type="pct"/>
            <w:shd w:val="clear" w:color="auto" w:fill="D0CECE" w:themeFill="background2" w:themeFillShade="E6"/>
            <w:vAlign w:val="center"/>
          </w:tcPr>
          <w:p w:rsidR="00086D84" w:rsidRPr="005C541D" w:rsidRDefault="00086D84" w:rsidP="00AD7079">
            <w:pPr>
              <w:pStyle w:val="aff3"/>
            </w:pPr>
            <w:r w:rsidRPr="005C541D">
              <w:rPr>
                <w:rFonts w:hint="eastAsia"/>
              </w:rPr>
              <w:t>註解</w:t>
            </w:r>
          </w:p>
        </w:tc>
      </w:tr>
      <w:tr w:rsidR="00086D84" w:rsidTr="00AD7079">
        <w:trPr>
          <w:jc w:val="center"/>
        </w:trPr>
        <w:tc>
          <w:tcPr>
            <w:tcW w:w="1020" w:type="pct"/>
          </w:tcPr>
          <w:p w:rsidR="00086D84" w:rsidRPr="005C541D" w:rsidRDefault="00086D84" w:rsidP="00AD7079">
            <w:pPr>
              <w:pStyle w:val="aff3"/>
            </w:pPr>
            <w:r>
              <w:rPr>
                <w:rFonts w:hint="eastAsia"/>
              </w:rPr>
              <w:t>EID</w:t>
            </w:r>
          </w:p>
        </w:tc>
        <w:tc>
          <w:tcPr>
            <w:tcW w:w="1020" w:type="pct"/>
          </w:tcPr>
          <w:p w:rsidR="00086D84" w:rsidRPr="005C541D" w:rsidRDefault="00086D84" w:rsidP="00AD7079">
            <w:pPr>
              <w:pStyle w:val="aff3"/>
            </w:pPr>
            <w:r>
              <w:rPr>
                <w:rFonts w:hint="eastAsia"/>
              </w:rPr>
              <w:t>int</w:t>
            </w:r>
          </w:p>
        </w:tc>
        <w:tc>
          <w:tcPr>
            <w:tcW w:w="2959" w:type="pct"/>
          </w:tcPr>
          <w:p w:rsidR="00086D84" w:rsidRPr="005C541D" w:rsidRDefault="00086D84" w:rsidP="00AD7079">
            <w:pPr>
              <w:pStyle w:val="aff3"/>
            </w:pPr>
            <w:r>
              <w:t xml:space="preserve">FK, </w:t>
            </w:r>
            <w:r>
              <w:t>對應到</w:t>
            </w:r>
            <w:r>
              <w:rPr>
                <w:rFonts w:hint="eastAsia"/>
              </w:rPr>
              <w:t>E</w:t>
            </w:r>
            <w:r>
              <w:t>ntity table EID</w:t>
            </w:r>
          </w:p>
        </w:tc>
      </w:tr>
      <w:tr w:rsidR="00086D84" w:rsidRPr="00266623" w:rsidTr="00AD7079">
        <w:trPr>
          <w:jc w:val="center"/>
        </w:trPr>
        <w:tc>
          <w:tcPr>
            <w:tcW w:w="1020" w:type="pct"/>
          </w:tcPr>
          <w:p w:rsidR="00086D84" w:rsidRPr="005C541D" w:rsidRDefault="00086D84" w:rsidP="00AD7079">
            <w:pPr>
              <w:pStyle w:val="aff3"/>
            </w:pPr>
            <w:r>
              <w:rPr>
                <w:rFonts w:hint="eastAsia"/>
              </w:rPr>
              <w:t>DCField</w:t>
            </w:r>
          </w:p>
        </w:tc>
        <w:tc>
          <w:tcPr>
            <w:tcW w:w="1020" w:type="pct"/>
          </w:tcPr>
          <w:p w:rsidR="00086D84" w:rsidRPr="005C541D" w:rsidRDefault="00086D84" w:rsidP="00AD7079">
            <w:pPr>
              <w:pStyle w:val="aff3"/>
            </w:pPr>
            <w:r>
              <w:rPr>
                <w:rFonts w:hint="eastAsia"/>
              </w:rPr>
              <w:t>s</w:t>
            </w:r>
            <w:r>
              <w:t>mallint</w:t>
            </w:r>
          </w:p>
        </w:tc>
        <w:tc>
          <w:tcPr>
            <w:tcW w:w="2959" w:type="pct"/>
          </w:tcPr>
          <w:p w:rsidR="00086D84" w:rsidRPr="005C541D" w:rsidRDefault="00086D84" w:rsidP="00AD7079">
            <w:pPr>
              <w:pStyle w:val="aff3"/>
            </w:pPr>
            <w:r>
              <w:rPr>
                <w:rFonts w:hint="eastAsia"/>
              </w:rPr>
              <w:t>P</w:t>
            </w:r>
            <w:r>
              <w:t>K, Dublin Core ID</w:t>
            </w:r>
          </w:p>
        </w:tc>
      </w:tr>
      <w:tr w:rsidR="00086D84" w:rsidTr="00AD7079">
        <w:trPr>
          <w:jc w:val="center"/>
        </w:trPr>
        <w:tc>
          <w:tcPr>
            <w:tcW w:w="1020" w:type="pct"/>
          </w:tcPr>
          <w:p w:rsidR="00086D84" w:rsidRPr="005C541D" w:rsidRDefault="00086D84" w:rsidP="00AD7079">
            <w:pPr>
              <w:pStyle w:val="aff3"/>
            </w:pPr>
            <w:r>
              <w:rPr>
                <w:rFonts w:hint="eastAsia"/>
              </w:rPr>
              <w:t>Field</w:t>
            </w:r>
          </w:p>
        </w:tc>
        <w:tc>
          <w:tcPr>
            <w:tcW w:w="1020" w:type="pct"/>
          </w:tcPr>
          <w:p w:rsidR="00086D84" w:rsidRPr="005C541D" w:rsidRDefault="00086D84" w:rsidP="00AD7079">
            <w:pPr>
              <w:pStyle w:val="aff3"/>
            </w:pPr>
            <w:proofErr w:type="gramStart"/>
            <w:r w:rsidRPr="005C541D">
              <w:rPr>
                <w:rFonts w:hint="eastAsia"/>
              </w:rPr>
              <w:t>n</w:t>
            </w:r>
            <w:r w:rsidRPr="005C541D"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20</w:t>
            </w:r>
            <w:r w:rsidRPr="005C541D">
              <w:rPr>
                <w:rFonts w:hint="eastAsia"/>
              </w:rPr>
              <w:t>)</w:t>
            </w:r>
          </w:p>
        </w:tc>
        <w:tc>
          <w:tcPr>
            <w:tcW w:w="2959" w:type="pct"/>
          </w:tcPr>
          <w:p w:rsidR="00086D84" w:rsidRPr="005C541D" w:rsidRDefault="00086D84" w:rsidP="00AD7079">
            <w:pPr>
              <w:pStyle w:val="aff3"/>
            </w:pPr>
            <w:r>
              <w:rPr>
                <w:rFonts w:hint="eastAsia"/>
              </w:rPr>
              <w:t>參考的</w:t>
            </w:r>
            <w:r>
              <w:rPr>
                <w:rFonts w:hint="eastAsia"/>
              </w:rPr>
              <w:t xml:space="preserve">table </w:t>
            </w:r>
            <w:r>
              <w:rPr>
                <w:rFonts w:hint="eastAsia"/>
              </w:rPr>
              <w:t>欄位，格式為</w:t>
            </w:r>
            <w:r>
              <w:rPr>
                <w:rFonts w:hint="eastAsia"/>
              </w:rPr>
              <w:t xml:space="preserve"> Table.ColumnName</w:t>
            </w:r>
          </w:p>
        </w:tc>
      </w:tr>
      <w:tr w:rsidR="00086D84" w:rsidTr="00AD7079">
        <w:trPr>
          <w:jc w:val="center"/>
        </w:trPr>
        <w:tc>
          <w:tcPr>
            <w:tcW w:w="1020" w:type="pct"/>
          </w:tcPr>
          <w:p w:rsidR="00086D84" w:rsidRDefault="00086D84" w:rsidP="00AD7079">
            <w:pPr>
              <w:pStyle w:val="aff3"/>
            </w:pPr>
            <w:r>
              <w:rPr>
                <w:rFonts w:hint="eastAsia"/>
              </w:rPr>
              <w:t>Caption</w:t>
            </w:r>
          </w:p>
        </w:tc>
        <w:tc>
          <w:tcPr>
            <w:tcW w:w="1020" w:type="pct"/>
          </w:tcPr>
          <w:p w:rsidR="00086D84" w:rsidRPr="005C541D" w:rsidRDefault="00086D84" w:rsidP="00AD7079">
            <w:pPr>
              <w:pStyle w:val="aff3"/>
            </w:pPr>
            <w:proofErr w:type="gramStart"/>
            <w:r>
              <w:rPr>
                <w:rFonts w:hint="eastAsia"/>
              </w:rPr>
              <w:t>nvarchar(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2959" w:type="pct"/>
          </w:tcPr>
          <w:p w:rsidR="00086D84" w:rsidRPr="005C541D" w:rsidRDefault="00086D84" w:rsidP="00AD7079">
            <w:pPr>
              <w:pStyle w:val="aff3"/>
            </w:pPr>
            <w:r>
              <w:rPr>
                <w:rFonts w:hint="eastAsia"/>
              </w:rPr>
              <w:t>欄位的中文</w:t>
            </w:r>
            <w:r>
              <w:t>說明</w:t>
            </w:r>
          </w:p>
        </w:tc>
      </w:tr>
      <w:tr w:rsidR="00086D84" w:rsidTr="00AD7079">
        <w:trPr>
          <w:jc w:val="center"/>
        </w:trPr>
        <w:tc>
          <w:tcPr>
            <w:tcW w:w="1020" w:type="pct"/>
          </w:tcPr>
          <w:p w:rsidR="00086D84" w:rsidRDefault="00086D84" w:rsidP="00AD7079">
            <w:pPr>
              <w:pStyle w:val="aff3"/>
            </w:pPr>
            <w:r>
              <w:rPr>
                <w:rFonts w:hint="eastAsia"/>
              </w:rPr>
              <w:lastRenderedPageBreak/>
              <w:t>JsonField</w:t>
            </w:r>
          </w:p>
        </w:tc>
        <w:tc>
          <w:tcPr>
            <w:tcW w:w="1020" w:type="pct"/>
          </w:tcPr>
          <w:p w:rsidR="00086D84" w:rsidRDefault="00086D84" w:rsidP="00AD7079">
            <w:pPr>
              <w:pStyle w:val="aff3"/>
            </w:pPr>
            <w:proofErr w:type="gramStart"/>
            <w:r w:rsidRPr="00CA5BAA">
              <w:t>nvarchar(</w:t>
            </w:r>
            <w:proofErr w:type="gramEnd"/>
            <w:r w:rsidRPr="00CA5BAA">
              <w:t>200)</w:t>
            </w:r>
          </w:p>
        </w:tc>
        <w:tc>
          <w:tcPr>
            <w:tcW w:w="2959" w:type="pct"/>
          </w:tcPr>
          <w:p w:rsidR="00086D84" w:rsidRDefault="00086D84" w:rsidP="00AD7079">
            <w:pPr>
              <w:pStyle w:val="aff3"/>
            </w:pPr>
            <w:r>
              <w:rPr>
                <w:rFonts w:hint="eastAsia"/>
              </w:rPr>
              <w:t>產生</w:t>
            </w:r>
            <w:r>
              <w:rPr>
                <w:rFonts w:hint="eastAsia"/>
              </w:rPr>
              <w:t xml:space="preserve"> Json </w:t>
            </w:r>
            <w:r>
              <w:rPr>
                <w:rFonts w:hint="eastAsia"/>
              </w:rPr>
              <w:t>格式的欄位名稱</w:t>
            </w:r>
          </w:p>
        </w:tc>
      </w:tr>
      <w:tr w:rsidR="00086D84" w:rsidTr="00AD7079">
        <w:trPr>
          <w:jc w:val="center"/>
        </w:trPr>
        <w:tc>
          <w:tcPr>
            <w:tcW w:w="1020" w:type="pct"/>
          </w:tcPr>
          <w:p w:rsidR="00086D84" w:rsidRDefault="00086D84" w:rsidP="00AD7079">
            <w:pPr>
              <w:pStyle w:val="aff3"/>
            </w:pPr>
            <w:r>
              <w:rPr>
                <w:rFonts w:hint="eastAsia"/>
              </w:rPr>
              <w:t>SNo</w:t>
            </w:r>
          </w:p>
        </w:tc>
        <w:tc>
          <w:tcPr>
            <w:tcW w:w="1020" w:type="pct"/>
          </w:tcPr>
          <w:p w:rsidR="00086D84" w:rsidRDefault="00086D84" w:rsidP="00AD7079">
            <w:pPr>
              <w:pStyle w:val="aff3"/>
            </w:pPr>
            <w:r>
              <w:rPr>
                <w:rFonts w:hint="eastAsia"/>
              </w:rPr>
              <w:t>tinyint</w:t>
            </w:r>
          </w:p>
        </w:tc>
        <w:tc>
          <w:tcPr>
            <w:tcW w:w="2959" w:type="pct"/>
          </w:tcPr>
          <w:p w:rsidR="00086D84" w:rsidRDefault="00086D84" w:rsidP="00AD7079">
            <w:pPr>
              <w:pStyle w:val="aff3"/>
            </w:pPr>
            <w:r>
              <w:rPr>
                <w:rFonts w:hint="eastAsia"/>
              </w:rPr>
              <w:t xml:space="preserve">Serial Number, </w:t>
            </w:r>
            <w:r>
              <w:rPr>
                <w:rFonts w:hint="eastAsia"/>
              </w:rPr>
              <w:t>預設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 w:rsidRPr="00992D34">
              <w:rPr>
                <w:rFonts w:hint="eastAsia"/>
              </w:rPr>
              <w:t>當一個</w:t>
            </w:r>
            <w:r w:rsidRPr="00992D34">
              <w:rPr>
                <w:rFonts w:hint="eastAsia"/>
              </w:rPr>
              <w:t xml:space="preserve"> Entity </w:t>
            </w:r>
            <w:r>
              <w:t>Type</w:t>
            </w:r>
            <w:r w:rsidRPr="00992D34">
              <w:rPr>
                <w:rFonts w:hint="eastAsia"/>
              </w:rPr>
              <w:t>有多個欄位所對應到的</w:t>
            </w:r>
            <w:r w:rsidRPr="00992D34">
              <w:rPr>
                <w:rFonts w:hint="eastAsia"/>
              </w:rPr>
              <w:t xml:space="preserve"> Dublin Core </w:t>
            </w:r>
            <w:r w:rsidRPr="00992D34">
              <w:rPr>
                <w:rFonts w:hint="eastAsia"/>
              </w:rPr>
              <w:t>重複時，可以用此欄位區分，以解決</w:t>
            </w:r>
            <w:r w:rsidRPr="00992D34">
              <w:rPr>
                <w:rFonts w:hint="eastAsia"/>
              </w:rPr>
              <w:t xml:space="preserve"> Entity Type </w:t>
            </w:r>
            <w:r w:rsidRPr="00992D34">
              <w:rPr>
                <w:rFonts w:hint="eastAsia"/>
              </w:rPr>
              <w:t>只能一對</w:t>
            </w:r>
            <w:proofErr w:type="gramStart"/>
            <w:r w:rsidRPr="00992D34">
              <w:rPr>
                <w:rFonts w:hint="eastAsia"/>
              </w:rPr>
              <w:t>一</w:t>
            </w:r>
            <w:proofErr w:type="gramEnd"/>
            <w:r w:rsidRPr="00992D34">
              <w:rPr>
                <w:rFonts w:hint="eastAsia"/>
              </w:rPr>
              <w:t>對應</w:t>
            </w:r>
            <w:r w:rsidRPr="00992D34">
              <w:rPr>
                <w:rFonts w:hint="eastAsia"/>
              </w:rPr>
              <w:t xml:space="preserve"> Dublin Core </w:t>
            </w:r>
            <w:r w:rsidRPr="00992D34">
              <w:rPr>
                <w:rFonts w:hint="eastAsia"/>
              </w:rPr>
              <w:t>的限制</w:t>
            </w:r>
          </w:p>
        </w:tc>
      </w:tr>
    </w:tbl>
    <w:p w:rsidR="00086D84" w:rsidRPr="00086D84" w:rsidRDefault="00086D84" w:rsidP="00AA0A1C"/>
    <w:p w:rsidR="006B527C" w:rsidRDefault="006B527C" w:rsidP="00FF32D3">
      <w:pPr>
        <w:pStyle w:val="2"/>
      </w:pPr>
      <w:r>
        <w:rPr>
          <w:rFonts w:hint="eastAsia"/>
        </w:rPr>
        <w:t>View Tables</w:t>
      </w:r>
    </w:p>
    <w:p w:rsidR="006E625D" w:rsidRDefault="006E625D" w:rsidP="00135982">
      <w:pPr>
        <w:pStyle w:val="3"/>
      </w:pPr>
      <w:r>
        <w:t>dbo.</w:t>
      </w:r>
      <w:r>
        <w:rPr>
          <w:rFonts w:hint="eastAsia"/>
        </w:rPr>
        <w:t>vs_</w:t>
      </w:r>
      <w:r w:rsidR="005F72CF">
        <w:t>ObjectList</w:t>
      </w:r>
    </w:p>
    <w:p w:rsidR="006E625D" w:rsidRDefault="006E625D" w:rsidP="006E625D">
      <w:r>
        <w:rPr>
          <w:rFonts w:hint="eastAsia"/>
        </w:rPr>
        <w:t>列出</w:t>
      </w:r>
      <w:r>
        <w:rPr>
          <w:rFonts w:hint="eastAsia"/>
        </w:rPr>
        <w:t>Class</w:t>
      </w:r>
      <w:r>
        <w:rPr>
          <w:rFonts w:hint="eastAsia"/>
        </w:rPr>
        <w:t>下關聯的</w:t>
      </w:r>
      <w:r>
        <w:rPr>
          <w:rFonts w:hint="eastAsia"/>
        </w:rPr>
        <w:t>Objects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960"/>
        <w:gridCol w:w="5688"/>
      </w:tblGrid>
      <w:tr w:rsidR="006E625D" w:rsidRPr="00AA0A1C" w:rsidTr="007C2F2E">
        <w:trPr>
          <w:jc w:val="center"/>
        </w:trPr>
        <w:tc>
          <w:tcPr>
            <w:tcW w:w="1020" w:type="pct"/>
            <w:shd w:val="clear" w:color="auto" w:fill="D9D9D9" w:themeFill="background1" w:themeFillShade="D9"/>
            <w:vAlign w:val="center"/>
          </w:tcPr>
          <w:p w:rsidR="006E625D" w:rsidRPr="00AA0A1C" w:rsidRDefault="006E625D" w:rsidP="007C2F2E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欄位名稱</w:t>
            </w:r>
          </w:p>
        </w:tc>
        <w:tc>
          <w:tcPr>
            <w:tcW w:w="1020" w:type="pct"/>
            <w:shd w:val="clear" w:color="auto" w:fill="D9D9D9" w:themeFill="background1" w:themeFillShade="D9"/>
            <w:vAlign w:val="center"/>
          </w:tcPr>
          <w:p w:rsidR="006E625D" w:rsidRPr="00AA0A1C" w:rsidRDefault="006E625D" w:rsidP="007C2F2E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資料型態</w:t>
            </w:r>
          </w:p>
        </w:tc>
        <w:tc>
          <w:tcPr>
            <w:tcW w:w="2960" w:type="pct"/>
            <w:shd w:val="clear" w:color="auto" w:fill="D9D9D9" w:themeFill="background1" w:themeFillShade="D9"/>
            <w:vAlign w:val="center"/>
          </w:tcPr>
          <w:p w:rsidR="006E625D" w:rsidRPr="00AA0A1C" w:rsidRDefault="006E625D" w:rsidP="007C2F2E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註解</w:t>
            </w:r>
          </w:p>
        </w:tc>
      </w:tr>
      <w:tr w:rsidR="006E625D" w:rsidRPr="004D39C7" w:rsidTr="007C2F2E">
        <w:trPr>
          <w:jc w:val="center"/>
        </w:trPr>
        <w:tc>
          <w:tcPr>
            <w:tcW w:w="1020" w:type="pct"/>
          </w:tcPr>
          <w:p w:rsidR="006E625D" w:rsidRPr="00BA4FC7" w:rsidRDefault="006E625D" w:rsidP="007C2F2E">
            <w:pPr>
              <w:pStyle w:val="aff3"/>
            </w:pPr>
            <w:r>
              <w:rPr>
                <w:rFonts w:hint="eastAsia"/>
              </w:rPr>
              <w:t>CID</w:t>
            </w:r>
          </w:p>
        </w:tc>
        <w:tc>
          <w:tcPr>
            <w:tcW w:w="1020" w:type="pct"/>
          </w:tcPr>
          <w:p w:rsidR="006E625D" w:rsidRPr="00BA4FC7" w:rsidRDefault="006E625D" w:rsidP="007C2F2E">
            <w:pPr>
              <w:pStyle w:val="aff3"/>
            </w:pPr>
            <w:r w:rsidRPr="00BA4FC7">
              <w:t>int</w:t>
            </w:r>
          </w:p>
        </w:tc>
        <w:tc>
          <w:tcPr>
            <w:tcW w:w="2960" w:type="pct"/>
          </w:tcPr>
          <w:p w:rsidR="006E625D" w:rsidRPr="00BA4FC7" w:rsidRDefault="006E625D" w:rsidP="007C2F2E">
            <w:pPr>
              <w:pStyle w:val="aff3"/>
            </w:pPr>
            <w:r>
              <w:t>CO</w:t>
            </w:r>
            <w:r>
              <w:rPr>
                <w:rFonts w:hint="eastAsia"/>
              </w:rPr>
              <w:t>.CID</w:t>
            </w:r>
            <w:r>
              <w:rPr>
                <w:rFonts w:hint="eastAsia"/>
              </w:rPr>
              <w:t>。</w:t>
            </w:r>
          </w:p>
        </w:tc>
      </w:tr>
      <w:tr w:rsidR="006E625D" w:rsidRPr="004D39C7" w:rsidTr="007C2F2E">
        <w:trPr>
          <w:jc w:val="center"/>
        </w:trPr>
        <w:tc>
          <w:tcPr>
            <w:tcW w:w="1020" w:type="pct"/>
          </w:tcPr>
          <w:p w:rsidR="006E625D" w:rsidRPr="00BA4FC7" w:rsidRDefault="006E625D" w:rsidP="007C2F2E">
            <w:pPr>
              <w:pStyle w:val="aff3"/>
            </w:pPr>
            <w:r>
              <w:t>Rank</w:t>
            </w:r>
          </w:p>
        </w:tc>
        <w:tc>
          <w:tcPr>
            <w:tcW w:w="1020" w:type="pct"/>
          </w:tcPr>
          <w:p w:rsidR="006E625D" w:rsidRPr="00BA4FC7" w:rsidRDefault="006E625D" w:rsidP="007C2F2E">
            <w:pPr>
              <w:pStyle w:val="aff3"/>
            </w:pPr>
            <w:r>
              <w:rPr>
                <w:rFonts w:hint="eastAsia"/>
              </w:rPr>
              <w:t>int</w:t>
            </w:r>
          </w:p>
        </w:tc>
        <w:tc>
          <w:tcPr>
            <w:tcW w:w="2960" w:type="pct"/>
          </w:tcPr>
          <w:p w:rsidR="006E625D" w:rsidRPr="00BA4FC7" w:rsidRDefault="006E625D" w:rsidP="007C2F2E">
            <w:pPr>
              <w:pStyle w:val="aff3"/>
            </w:pPr>
            <w:r>
              <w:rPr>
                <w:rFonts w:hint="eastAsia"/>
              </w:rPr>
              <w:t>CO.Rank</w:t>
            </w:r>
            <w:r>
              <w:rPr>
                <w:rFonts w:hint="eastAsia"/>
              </w:rPr>
              <w:t>，關聯</w:t>
            </w:r>
            <w:r>
              <w:rPr>
                <w:rFonts w:hint="eastAsia"/>
              </w:rPr>
              <w:t>Objects</w:t>
            </w:r>
            <w:r>
              <w:rPr>
                <w:rFonts w:hint="eastAsia"/>
              </w:rPr>
              <w:t>之排序</w:t>
            </w:r>
          </w:p>
        </w:tc>
      </w:tr>
      <w:tr w:rsidR="006E625D" w:rsidRPr="004D39C7" w:rsidDel="00E0268E" w:rsidTr="007C2F2E">
        <w:trPr>
          <w:jc w:val="center"/>
          <w:del w:id="40" w:author="Windows 使用者" w:date="2019-01-25T14:58:00Z"/>
        </w:trPr>
        <w:tc>
          <w:tcPr>
            <w:tcW w:w="1020" w:type="pct"/>
          </w:tcPr>
          <w:p w:rsidR="006E625D" w:rsidRPr="00BA4FC7" w:rsidDel="00E0268E" w:rsidRDefault="006E625D" w:rsidP="007C2F2E">
            <w:pPr>
              <w:pStyle w:val="aff3"/>
              <w:rPr>
                <w:del w:id="41" w:author="Windows 使用者" w:date="2019-01-25T14:58:00Z"/>
              </w:rPr>
            </w:pPr>
            <w:del w:id="42" w:author="Windows 使用者" w:date="2019-01-25T14:58:00Z">
              <w:r w:rsidDel="00E0268E">
                <w:rPr>
                  <w:rFonts w:hint="eastAsia"/>
                </w:rPr>
                <w:delText>Des</w:delText>
              </w:r>
            </w:del>
          </w:p>
        </w:tc>
        <w:tc>
          <w:tcPr>
            <w:tcW w:w="1020" w:type="pct"/>
          </w:tcPr>
          <w:p w:rsidR="006E625D" w:rsidRPr="00BA4FC7" w:rsidDel="00E0268E" w:rsidRDefault="006E625D" w:rsidP="007C2F2E">
            <w:pPr>
              <w:pStyle w:val="aff3"/>
              <w:rPr>
                <w:del w:id="43" w:author="Windows 使用者" w:date="2019-01-25T14:58:00Z"/>
              </w:rPr>
            </w:pPr>
            <w:del w:id="44" w:author="Windows 使用者" w:date="2019-01-25T14:58:00Z">
              <w:r w:rsidDel="00E0268E">
                <w:rPr>
                  <w:rFonts w:hint="eastAsia"/>
                </w:rPr>
                <w:delText>nvarchar(</w:delText>
              </w:r>
              <w:r w:rsidR="00DC7873" w:rsidDel="00E0268E">
                <w:delText>512</w:delText>
              </w:r>
              <w:r w:rsidDel="00E0268E">
                <w:rPr>
                  <w:rFonts w:hint="eastAsia"/>
                </w:rPr>
                <w:delText>)</w:delText>
              </w:r>
            </w:del>
          </w:p>
        </w:tc>
        <w:tc>
          <w:tcPr>
            <w:tcW w:w="2960" w:type="pct"/>
          </w:tcPr>
          <w:p w:rsidR="006E625D" w:rsidRPr="00BA4FC7" w:rsidDel="00E0268E" w:rsidRDefault="006E625D" w:rsidP="007C2F2E">
            <w:pPr>
              <w:pStyle w:val="aff3"/>
              <w:rPr>
                <w:del w:id="45" w:author="Windows 使用者" w:date="2019-01-25T14:58:00Z"/>
              </w:rPr>
            </w:pPr>
            <w:del w:id="46" w:author="Windows 使用者" w:date="2019-01-25T14:58:00Z">
              <w:r w:rsidDel="00E0268E">
                <w:rPr>
                  <w:rFonts w:hint="eastAsia"/>
                </w:rPr>
                <w:delText>CO.Des</w:delText>
              </w:r>
              <w:r w:rsidDel="00E0268E">
                <w:rPr>
                  <w:rFonts w:hint="eastAsia"/>
                </w:rPr>
                <w:delText>，關聯</w:delText>
              </w:r>
              <w:r w:rsidDel="00E0268E">
                <w:rPr>
                  <w:rFonts w:hint="eastAsia"/>
                </w:rPr>
                <w:delText>Object</w:delText>
              </w:r>
              <w:r w:rsidDel="00E0268E">
                <w:rPr>
                  <w:rFonts w:hint="eastAsia"/>
                </w:rPr>
                <w:delText>之描述</w:delText>
              </w:r>
            </w:del>
          </w:p>
        </w:tc>
      </w:tr>
      <w:tr w:rsidR="006E625D" w:rsidRPr="004D39C7" w:rsidTr="007C2F2E">
        <w:trPr>
          <w:jc w:val="center"/>
        </w:trPr>
        <w:tc>
          <w:tcPr>
            <w:tcW w:w="1020" w:type="pct"/>
          </w:tcPr>
          <w:p w:rsidR="006E625D" w:rsidRPr="00BA4FC7" w:rsidRDefault="006E625D" w:rsidP="007C2F2E">
            <w:pPr>
              <w:pStyle w:val="aff3"/>
            </w:pPr>
            <w:r w:rsidRPr="00BA4FC7">
              <w:rPr>
                <w:rFonts w:hint="eastAsia"/>
              </w:rPr>
              <w:t>O</w:t>
            </w:r>
            <w:r w:rsidRPr="00BA4FC7">
              <w:t>ID</w:t>
            </w:r>
          </w:p>
        </w:tc>
        <w:tc>
          <w:tcPr>
            <w:tcW w:w="1020" w:type="pct"/>
          </w:tcPr>
          <w:p w:rsidR="006E625D" w:rsidRPr="00BA4FC7" w:rsidRDefault="006E625D" w:rsidP="007C2F2E">
            <w:pPr>
              <w:pStyle w:val="aff3"/>
            </w:pPr>
            <w:r w:rsidRPr="00BA4FC7">
              <w:t>int</w:t>
            </w:r>
          </w:p>
        </w:tc>
        <w:tc>
          <w:tcPr>
            <w:tcW w:w="2960" w:type="pct"/>
          </w:tcPr>
          <w:p w:rsidR="006E625D" w:rsidRPr="00BA4FC7" w:rsidRDefault="006E625D" w:rsidP="007C2F2E">
            <w:pPr>
              <w:pStyle w:val="aff3"/>
            </w:pPr>
            <w:r>
              <w:t>O</w:t>
            </w:r>
            <w:r>
              <w:rPr>
                <w:rFonts w:hint="eastAsia"/>
              </w:rPr>
              <w:t>bject.OID</w:t>
            </w:r>
            <w:r>
              <w:rPr>
                <w:rFonts w:hint="eastAsia"/>
              </w:rPr>
              <w:t>。</w:t>
            </w:r>
          </w:p>
        </w:tc>
      </w:tr>
      <w:tr w:rsidR="006E625D" w:rsidRPr="004D39C7" w:rsidTr="007C2F2E">
        <w:trPr>
          <w:jc w:val="center"/>
        </w:trPr>
        <w:tc>
          <w:tcPr>
            <w:tcW w:w="1020" w:type="pct"/>
          </w:tcPr>
          <w:p w:rsidR="006E625D" w:rsidRPr="00BA4FC7" w:rsidRDefault="006E625D" w:rsidP="007C2F2E">
            <w:pPr>
              <w:pStyle w:val="aff3"/>
            </w:pPr>
            <w:r>
              <w:t>Type</w:t>
            </w:r>
          </w:p>
        </w:tc>
        <w:tc>
          <w:tcPr>
            <w:tcW w:w="1020" w:type="pct"/>
          </w:tcPr>
          <w:p w:rsidR="006E625D" w:rsidRPr="00BA4FC7" w:rsidRDefault="006E625D" w:rsidP="007C2F2E">
            <w:pPr>
              <w:pStyle w:val="aff3"/>
            </w:pPr>
            <w:r>
              <w:t>smaillint</w:t>
            </w:r>
          </w:p>
        </w:tc>
        <w:tc>
          <w:tcPr>
            <w:tcW w:w="2960" w:type="pct"/>
          </w:tcPr>
          <w:p w:rsidR="006E625D" w:rsidRPr="00BA4FC7" w:rsidRDefault="006E625D" w:rsidP="007C2F2E">
            <w:pPr>
              <w:pStyle w:val="aff3"/>
            </w:pPr>
            <w:r>
              <w:t>Object.Type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Object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Entity</w:t>
            </w:r>
            <w:r>
              <w:rPr>
                <w:rFonts w:hint="eastAsia"/>
              </w:rPr>
              <w:t>類型。</w:t>
            </w:r>
          </w:p>
        </w:tc>
      </w:tr>
      <w:tr w:rsidR="006E625D" w:rsidRPr="004D39C7" w:rsidTr="007C2F2E">
        <w:trPr>
          <w:jc w:val="center"/>
        </w:trPr>
        <w:tc>
          <w:tcPr>
            <w:tcW w:w="1020" w:type="pct"/>
          </w:tcPr>
          <w:p w:rsidR="006E625D" w:rsidRDefault="006E625D" w:rsidP="007C2F2E">
            <w:pPr>
              <w:pStyle w:val="aff3"/>
            </w:pPr>
            <w:r>
              <w:rPr>
                <w:rFonts w:hint="eastAsia"/>
              </w:rPr>
              <w:t>CName</w:t>
            </w:r>
          </w:p>
        </w:tc>
        <w:tc>
          <w:tcPr>
            <w:tcW w:w="1020" w:type="pct"/>
          </w:tcPr>
          <w:p w:rsidR="006E625D" w:rsidRDefault="006E625D" w:rsidP="00D10715">
            <w:pPr>
              <w:pStyle w:val="aff3"/>
            </w:pPr>
            <w:proofErr w:type="gramStart"/>
            <w:r>
              <w:rPr>
                <w:rFonts w:hint="eastAsia"/>
              </w:rPr>
              <w:t>nvarchar(</w:t>
            </w:r>
            <w:proofErr w:type="gramEnd"/>
            <w:r w:rsidR="00DC7873">
              <w:t>512</w:t>
            </w:r>
            <w:r>
              <w:rPr>
                <w:rFonts w:hint="eastAsia"/>
              </w:rPr>
              <w:t>)</w:t>
            </w:r>
          </w:p>
        </w:tc>
        <w:tc>
          <w:tcPr>
            <w:tcW w:w="2960" w:type="pct"/>
          </w:tcPr>
          <w:p w:rsidR="006E625D" w:rsidRDefault="006E625D" w:rsidP="007C2F2E">
            <w:pPr>
              <w:pStyle w:val="aff3"/>
            </w:pPr>
            <w:r>
              <w:rPr>
                <w:rFonts w:hint="eastAsia"/>
              </w:rPr>
              <w:t>Object.CName</w:t>
            </w:r>
            <w:r>
              <w:rPr>
                <w:rFonts w:hint="eastAsia"/>
              </w:rPr>
              <w:t>。</w:t>
            </w:r>
          </w:p>
        </w:tc>
      </w:tr>
      <w:tr w:rsidR="006E625D" w:rsidRPr="004D39C7" w:rsidDel="00E0268E" w:rsidTr="007C2F2E">
        <w:trPr>
          <w:jc w:val="center"/>
          <w:del w:id="47" w:author="Windows 使用者" w:date="2019-01-25T15:01:00Z"/>
        </w:trPr>
        <w:tc>
          <w:tcPr>
            <w:tcW w:w="1020" w:type="pct"/>
          </w:tcPr>
          <w:p w:rsidR="006E625D" w:rsidRPr="00BA4FC7" w:rsidDel="00E0268E" w:rsidRDefault="006E625D" w:rsidP="007C2F2E">
            <w:pPr>
              <w:pStyle w:val="aff3"/>
              <w:rPr>
                <w:del w:id="48" w:author="Windows 使用者" w:date="2019-01-25T15:01:00Z"/>
              </w:rPr>
            </w:pPr>
            <w:del w:id="49" w:author="Windows 使用者" w:date="2019-01-25T15:01:00Z">
              <w:r w:rsidDel="00E0268E">
                <w:delText>C</w:delText>
              </w:r>
              <w:r w:rsidRPr="00BA4FC7" w:rsidDel="00E0268E">
                <w:rPr>
                  <w:rFonts w:hint="eastAsia"/>
                </w:rPr>
                <w:delText>Des</w:delText>
              </w:r>
            </w:del>
          </w:p>
        </w:tc>
        <w:tc>
          <w:tcPr>
            <w:tcW w:w="1020" w:type="pct"/>
          </w:tcPr>
          <w:p w:rsidR="006E625D" w:rsidRPr="00BA4FC7" w:rsidDel="00E0268E" w:rsidRDefault="006E625D" w:rsidP="007C2F2E">
            <w:pPr>
              <w:pStyle w:val="aff3"/>
              <w:rPr>
                <w:del w:id="50" w:author="Windows 使用者" w:date="2019-01-25T15:01:00Z"/>
              </w:rPr>
            </w:pPr>
            <w:del w:id="51" w:author="Windows 使用者" w:date="2019-01-25T15:01:00Z">
              <w:r w:rsidRPr="00BA4FC7" w:rsidDel="00E0268E">
                <w:rPr>
                  <w:rFonts w:hint="eastAsia"/>
                </w:rPr>
                <w:delText>nvarchar(</w:delText>
              </w:r>
              <w:r w:rsidDel="00E0268E">
                <w:rPr>
                  <w:rFonts w:hint="eastAsia"/>
                </w:rPr>
                <w:delText>4000</w:delText>
              </w:r>
              <w:r w:rsidRPr="00BA4FC7" w:rsidDel="00E0268E">
                <w:rPr>
                  <w:rFonts w:hint="eastAsia"/>
                </w:rPr>
                <w:delText>)</w:delText>
              </w:r>
            </w:del>
          </w:p>
        </w:tc>
        <w:tc>
          <w:tcPr>
            <w:tcW w:w="2960" w:type="pct"/>
          </w:tcPr>
          <w:p w:rsidR="006E625D" w:rsidRPr="00BA4FC7" w:rsidDel="00E0268E" w:rsidRDefault="006E625D" w:rsidP="007C2F2E">
            <w:pPr>
              <w:pStyle w:val="aff3"/>
              <w:rPr>
                <w:del w:id="52" w:author="Windows 使用者" w:date="2019-01-25T15:01:00Z"/>
              </w:rPr>
            </w:pPr>
            <w:del w:id="53" w:author="Windows 使用者" w:date="2019-01-25T15:01:00Z">
              <w:r w:rsidDel="00E0268E">
                <w:rPr>
                  <w:rFonts w:hint="eastAsia"/>
                </w:rPr>
                <w:delText>Object.CDes</w:delText>
              </w:r>
              <w:r w:rsidDel="00E0268E">
                <w:rPr>
                  <w:rFonts w:hint="eastAsia"/>
                </w:rPr>
                <w:delText>。</w:delText>
              </w:r>
            </w:del>
          </w:p>
        </w:tc>
      </w:tr>
      <w:tr w:rsidR="006E625D" w:rsidRPr="004D39C7" w:rsidTr="007C2F2E">
        <w:trPr>
          <w:jc w:val="center"/>
        </w:trPr>
        <w:tc>
          <w:tcPr>
            <w:tcW w:w="1020" w:type="pct"/>
          </w:tcPr>
          <w:p w:rsidR="006E625D" w:rsidRDefault="006E625D" w:rsidP="007C2F2E">
            <w:pPr>
              <w:pStyle w:val="aff3"/>
            </w:pPr>
            <w:r>
              <w:rPr>
                <w:rFonts w:hint="eastAsia"/>
              </w:rPr>
              <w:t>Since</w:t>
            </w:r>
          </w:p>
        </w:tc>
        <w:tc>
          <w:tcPr>
            <w:tcW w:w="1020" w:type="pct"/>
          </w:tcPr>
          <w:p w:rsidR="006E625D" w:rsidRPr="00BA4FC7" w:rsidRDefault="006E625D" w:rsidP="007C2F2E">
            <w:pPr>
              <w:pStyle w:val="aff3"/>
            </w:pPr>
            <w:r>
              <w:rPr>
                <w:rFonts w:hint="eastAsia"/>
              </w:rPr>
              <w:t>datetime</w:t>
            </w:r>
          </w:p>
        </w:tc>
        <w:tc>
          <w:tcPr>
            <w:tcW w:w="2960" w:type="pct"/>
          </w:tcPr>
          <w:p w:rsidR="006E625D" w:rsidRDefault="006E625D" w:rsidP="007C2F2E">
            <w:pPr>
              <w:pStyle w:val="aff3"/>
            </w:pPr>
            <w:r>
              <w:rPr>
                <w:rFonts w:hint="eastAsia"/>
              </w:rPr>
              <w:t>Object.Since</w:t>
            </w:r>
            <w:r>
              <w:rPr>
                <w:rFonts w:hint="eastAsia"/>
              </w:rPr>
              <w:t>。</w:t>
            </w:r>
          </w:p>
        </w:tc>
      </w:tr>
      <w:tr w:rsidR="006E625D" w:rsidRPr="004D39C7" w:rsidTr="007C2F2E">
        <w:trPr>
          <w:jc w:val="center"/>
        </w:trPr>
        <w:tc>
          <w:tcPr>
            <w:tcW w:w="1020" w:type="pct"/>
          </w:tcPr>
          <w:p w:rsidR="006E625D" w:rsidRDefault="006E625D" w:rsidP="007C2F2E">
            <w:pPr>
              <w:pStyle w:val="aff3"/>
            </w:pPr>
            <w:r>
              <w:t>L</w:t>
            </w:r>
            <w:r>
              <w:rPr>
                <w:rFonts w:hint="eastAsia"/>
              </w:rPr>
              <w:t>astModifiedDT</w:t>
            </w:r>
          </w:p>
        </w:tc>
        <w:tc>
          <w:tcPr>
            <w:tcW w:w="1020" w:type="pct"/>
          </w:tcPr>
          <w:p w:rsidR="006E625D" w:rsidRPr="00BA4FC7" w:rsidRDefault="006E625D" w:rsidP="007C2F2E">
            <w:pPr>
              <w:pStyle w:val="aff3"/>
            </w:pPr>
            <w:r>
              <w:rPr>
                <w:rFonts w:hint="eastAsia"/>
              </w:rPr>
              <w:t>datetime</w:t>
            </w:r>
          </w:p>
        </w:tc>
        <w:tc>
          <w:tcPr>
            <w:tcW w:w="2960" w:type="pct"/>
          </w:tcPr>
          <w:p w:rsidR="006E625D" w:rsidRDefault="006E625D" w:rsidP="007C2F2E">
            <w:pPr>
              <w:pStyle w:val="aff3"/>
            </w:pPr>
            <w:r>
              <w:rPr>
                <w:rFonts w:hint="eastAsia"/>
              </w:rPr>
              <w:t>Object.LastModifiedDT</w:t>
            </w:r>
            <w:r>
              <w:rPr>
                <w:rFonts w:hint="eastAsia"/>
              </w:rPr>
              <w:t>。</w:t>
            </w:r>
          </w:p>
        </w:tc>
      </w:tr>
      <w:tr w:rsidR="006E625D" w:rsidRPr="004D39C7" w:rsidDel="00E0268E" w:rsidTr="007C2F2E">
        <w:trPr>
          <w:jc w:val="center"/>
          <w:del w:id="54" w:author="Windows 使用者" w:date="2019-01-25T14:58:00Z"/>
        </w:trPr>
        <w:tc>
          <w:tcPr>
            <w:tcW w:w="1020" w:type="pct"/>
          </w:tcPr>
          <w:p w:rsidR="006E625D" w:rsidDel="00E0268E" w:rsidRDefault="006E625D" w:rsidP="007C2F2E">
            <w:pPr>
              <w:pStyle w:val="aff3"/>
              <w:rPr>
                <w:del w:id="55" w:author="Windows 使用者" w:date="2019-01-25T14:58:00Z"/>
              </w:rPr>
            </w:pPr>
            <w:del w:id="56" w:author="Windows 使用者" w:date="2019-01-25T14:58:00Z">
              <w:r w:rsidDel="00E0268E">
                <w:delText>OtherDT</w:delText>
              </w:r>
            </w:del>
          </w:p>
        </w:tc>
        <w:tc>
          <w:tcPr>
            <w:tcW w:w="1020" w:type="pct"/>
          </w:tcPr>
          <w:p w:rsidR="006E625D" w:rsidRPr="00BA4FC7" w:rsidDel="00E0268E" w:rsidRDefault="006E625D" w:rsidP="007C2F2E">
            <w:pPr>
              <w:pStyle w:val="aff3"/>
              <w:rPr>
                <w:del w:id="57" w:author="Windows 使用者" w:date="2019-01-25T14:58:00Z"/>
              </w:rPr>
            </w:pPr>
            <w:del w:id="58" w:author="Windows 使用者" w:date="2019-01-25T14:58:00Z">
              <w:r w:rsidDel="00E0268E">
                <w:rPr>
                  <w:rFonts w:hint="eastAsia"/>
                </w:rPr>
                <w:delText>datetime</w:delText>
              </w:r>
            </w:del>
          </w:p>
        </w:tc>
        <w:tc>
          <w:tcPr>
            <w:tcW w:w="2960" w:type="pct"/>
          </w:tcPr>
          <w:p w:rsidR="006E625D" w:rsidDel="00E0268E" w:rsidRDefault="006E625D" w:rsidP="007C2F2E">
            <w:pPr>
              <w:pStyle w:val="aff3"/>
              <w:rPr>
                <w:del w:id="59" w:author="Windows 使用者" w:date="2019-01-25T14:58:00Z"/>
              </w:rPr>
            </w:pPr>
            <w:del w:id="60" w:author="Windows 使用者" w:date="2019-01-25T14:58:00Z">
              <w:r w:rsidDel="00E0268E">
                <w:rPr>
                  <w:rFonts w:hint="eastAsia"/>
                </w:rPr>
                <w:delText>Object.OtherDT</w:delText>
              </w:r>
              <w:r w:rsidDel="00E0268E">
                <w:rPr>
                  <w:rFonts w:hint="eastAsia"/>
                </w:rPr>
                <w:delText>。</w:delText>
              </w:r>
            </w:del>
          </w:p>
        </w:tc>
      </w:tr>
      <w:tr w:rsidR="006E625D" w:rsidRPr="004D39C7" w:rsidTr="007C2F2E">
        <w:trPr>
          <w:jc w:val="center"/>
        </w:trPr>
        <w:tc>
          <w:tcPr>
            <w:tcW w:w="1020" w:type="pct"/>
          </w:tcPr>
          <w:p w:rsidR="006E625D" w:rsidRDefault="006E625D" w:rsidP="007C2F2E">
            <w:pPr>
              <w:pStyle w:val="aff3"/>
            </w:pPr>
            <w:r>
              <w:t>OwnerMID</w:t>
            </w:r>
          </w:p>
        </w:tc>
        <w:tc>
          <w:tcPr>
            <w:tcW w:w="1020" w:type="pct"/>
          </w:tcPr>
          <w:p w:rsidR="006E625D" w:rsidRPr="00BA4FC7" w:rsidRDefault="006E625D" w:rsidP="007C2F2E">
            <w:pPr>
              <w:pStyle w:val="aff3"/>
            </w:pPr>
            <w:r>
              <w:rPr>
                <w:rFonts w:hint="eastAsia"/>
              </w:rPr>
              <w:t>int</w:t>
            </w:r>
          </w:p>
        </w:tc>
        <w:tc>
          <w:tcPr>
            <w:tcW w:w="2960" w:type="pct"/>
          </w:tcPr>
          <w:p w:rsidR="006E625D" w:rsidRDefault="006E625D" w:rsidP="007C2F2E">
            <w:pPr>
              <w:pStyle w:val="aff3"/>
            </w:pPr>
            <w:r>
              <w:t>Object.OwnerMID</w:t>
            </w:r>
            <w:r>
              <w:rPr>
                <w:rFonts w:hint="eastAsia"/>
              </w:rPr>
              <w:t>。</w:t>
            </w:r>
          </w:p>
        </w:tc>
      </w:tr>
      <w:tr w:rsidR="006E625D" w:rsidRPr="004D39C7" w:rsidTr="007C2F2E">
        <w:trPr>
          <w:jc w:val="center"/>
        </w:trPr>
        <w:tc>
          <w:tcPr>
            <w:tcW w:w="1020" w:type="pct"/>
          </w:tcPr>
          <w:p w:rsidR="006E625D" w:rsidRDefault="006E625D" w:rsidP="007C2F2E">
            <w:pPr>
              <w:pStyle w:val="aff3"/>
            </w:pPr>
            <w:r>
              <w:rPr>
                <w:rFonts w:hint="eastAsia"/>
              </w:rPr>
              <w:t>nClick</w:t>
            </w:r>
          </w:p>
        </w:tc>
        <w:tc>
          <w:tcPr>
            <w:tcW w:w="1020" w:type="pct"/>
          </w:tcPr>
          <w:p w:rsidR="006E625D" w:rsidRDefault="006E625D" w:rsidP="007C2F2E">
            <w:pPr>
              <w:pStyle w:val="aff3"/>
            </w:pPr>
            <w:r>
              <w:rPr>
                <w:rFonts w:hint="eastAsia"/>
              </w:rPr>
              <w:t>int</w:t>
            </w:r>
          </w:p>
        </w:tc>
        <w:tc>
          <w:tcPr>
            <w:tcW w:w="2960" w:type="pct"/>
          </w:tcPr>
          <w:p w:rsidR="006E625D" w:rsidRDefault="006E625D" w:rsidP="007C2F2E">
            <w:pPr>
              <w:pStyle w:val="aff3"/>
            </w:pPr>
            <w:r>
              <w:rPr>
                <w:rFonts w:hint="eastAsia"/>
              </w:rPr>
              <w:t>Object.nClick</w:t>
            </w:r>
            <w:r>
              <w:rPr>
                <w:rFonts w:hint="eastAsia"/>
              </w:rPr>
              <w:t>。</w:t>
            </w:r>
          </w:p>
        </w:tc>
      </w:tr>
      <w:tr w:rsidR="006E625D" w:rsidRPr="004D39C7" w:rsidTr="007C2F2E">
        <w:trPr>
          <w:jc w:val="center"/>
        </w:trPr>
        <w:tc>
          <w:tcPr>
            <w:tcW w:w="1020" w:type="pct"/>
          </w:tcPr>
          <w:p w:rsidR="006E625D" w:rsidRDefault="006E625D" w:rsidP="007C2F2E">
            <w:pPr>
              <w:pStyle w:val="aff3"/>
            </w:pPr>
            <w:r>
              <w:t>bHided</w:t>
            </w:r>
          </w:p>
        </w:tc>
        <w:tc>
          <w:tcPr>
            <w:tcW w:w="1020" w:type="pct"/>
          </w:tcPr>
          <w:p w:rsidR="006E625D" w:rsidRPr="00BA4FC7" w:rsidRDefault="006E625D" w:rsidP="007C2F2E">
            <w:pPr>
              <w:pStyle w:val="aff3"/>
            </w:pPr>
            <w:r>
              <w:rPr>
                <w:rFonts w:hint="eastAsia"/>
              </w:rPr>
              <w:t>bit</w:t>
            </w:r>
          </w:p>
        </w:tc>
        <w:tc>
          <w:tcPr>
            <w:tcW w:w="2960" w:type="pct"/>
          </w:tcPr>
          <w:p w:rsidR="006E625D" w:rsidRDefault="006E625D" w:rsidP="007C2F2E">
            <w:pPr>
              <w:pStyle w:val="aff3"/>
            </w:pPr>
            <w:r>
              <w:rPr>
                <w:rFonts w:hint="eastAsia"/>
              </w:rPr>
              <w:t>Object.bHided</w:t>
            </w:r>
          </w:p>
        </w:tc>
      </w:tr>
      <w:tr w:rsidR="006E625D" w:rsidRPr="004D39C7" w:rsidTr="007C2F2E">
        <w:trPr>
          <w:jc w:val="center"/>
        </w:trPr>
        <w:tc>
          <w:tcPr>
            <w:tcW w:w="1020" w:type="pct"/>
          </w:tcPr>
          <w:p w:rsidR="006E625D" w:rsidRDefault="006E625D" w:rsidP="007C2F2E">
            <w:pPr>
              <w:pStyle w:val="aff3"/>
            </w:pPr>
            <w:r>
              <w:rPr>
                <w:rFonts w:hint="eastAsia"/>
              </w:rPr>
              <w:t>bDel</w:t>
            </w:r>
          </w:p>
        </w:tc>
        <w:tc>
          <w:tcPr>
            <w:tcW w:w="1020" w:type="pct"/>
          </w:tcPr>
          <w:p w:rsidR="006E625D" w:rsidRPr="00BA4FC7" w:rsidRDefault="006E625D" w:rsidP="007C2F2E">
            <w:pPr>
              <w:pStyle w:val="aff3"/>
            </w:pPr>
            <w:r>
              <w:rPr>
                <w:rFonts w:hint="eastAsia"/>
              </w:rPr>
              <w:t>bit</w:t>
            </w:r>
          </w:p>
        </w:tc>
        <w:tc>
          <w:tcPr>
            <w:tcW w:w="2960" w:type="pct"/>
          </w:tcPr>
          <w:p w:rsidR="006E625D" w:rsidRDefault="006E625D" w:rsidP="007C2F2E">
            <w:pPr>
              <w:pStyle w:val="aff3"/>
            </w:pPr>
            <w:r>
              <w:rPr>
                <w:rFonts w:hint="eastAsia"/>
              </w:rPr>
              <w:t>Object.bDel</w:t>
            </w:r>
          </w:p>
        </w:tc>
      </w:tr>
    </w:tbl>
    <w:p w:rsidR="006E625D" w:rsidRPr="00135982" w:rsidRDefault="006E625D" w:rsidP="00135982"/>
    <w:p w:rsidR="003D6022" w:rsidRDefault="003D6022" w:rsidP="00A45FEB">
      <w:pPr>
        <w:pStyle w:val="3"/>
      </w:pPr>
      <w:r>
        <w:rPr>
          <w:rFonts w:hint="eastAsia"/>
        </w:rPr>
        <w:t>dbo.vs_SubClass</w:t>
      </w:r>
    </w:p>
    <w:p w:rsidR="000E5ADD" w:rsidRDefault="00C01993" w:rsidP="00A45FEB">
      <w:r w:rsidRPr="00C01993">
        <w:rPr>
          <w:rFonts w:hint="eastAsia"/>
        </w:rPr>
        <w:t>列出</w:t>
      </w:r>
      <w:r w:rsidRPr="00C01993">
        <w:rPr>
          <w:rFonts w:hint="eastAsia"/>
        </w:rPr>
        <w:t>Class</w:t>
      </w:r>
      <w:r w:rsidRPr="00C01993">
        <w:rPr>
          <w:rFonts w:hint="eastAsia"/>
        </w:rPr>
        <w:t>下的</w:t>
      </w:r>
      <w:r w:rsidRPr="00C01993">
        <w:rPr>
          <w:rFonts w:hint="eastAsia"/>
        </w:rPr>
        <w:t>SubClass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960"/>
        <w:gridCol w:w="5688"/>
      </w:tblGrid>
      <w:tr w:rsidR="00266B1C" w:rsidRPr="00AA0A1C" w:rsidTr="007C2F2E">
        <w:trPr>
          <w:jc w:val="center"/>
        </w:trPr>
        <w:tc>
          <w:tcPr>
            <w:tcW w:w="1020" w:type="pct"/>
            <w:shd w:val="clear" w:color="auto" w:fill="D9D9D9" w:themeFill="background1" w:themeFillShade="D9"/>
            <w:vAlign w:val="center"/>
          </w:tcPr>
          <w:p w:rsidR="00266B1C" w:rsidRPr="00AA0A1C" w:rsidRDefault="00266B1C" w:rsidP="007C2F2E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欄位名稱</w:t>
            </w:r>
          </w:p>
        </w:tc>
        <w:tc>
          <w:tcPr>
            <w:tcW w:w="1020" w:type="pct"/>
            <w:shd w:val="clear" w:color="auto" w:fill="D9D9D9" w:themeFill="background1" w:themeFillShade="D9"/>
            <w:vAlign w:val="center"/>
          </w:tcPr>
          <w:p w:rsidR="00266B1C" w:rsidRPr="00AA0A1C" w:rsidRDefault="00266B1C" w:rsidP="007C2F2E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資料型態</w:t>
            </w:r>
          </w:p>
        </w:tc>
        <w:tc>
          <w:tcPr>
            <w:tcW w:w="2960" w:type="pct"/>
            <w:shd w:val="clear" w:color="auto" w:fill="D9D9D9" w:themeFill="background1" w:themeFillShade="D9"/>
            <w:vAlign w:val="center"/>
          </w:tcPr>
          <w:p w:rsidR="00266B1C" w:rsidRPr="00AA0A1C" w:rsidRDefault="00266B1C" w:rsidP="007C2F2E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註解</w:t>
            </w:r>
          </w:p>
        </w:tc>
      </w:tr>
      <w:tr w:rsidR="00266B1C" w:rsidRPr="004D39C7" w:rsidTr="007C2F2E">
        <w:trPr>
          <w:jc w:val="center"/>
        </w:trPr>
        <w:tc>
          <w:tcPr>
            <w:tcW w:w="1020" w:type="pct"/>
          </w:tcPr>
          <w:p w:rsidR="00266B1C" w:rsidRPr="00BA4FC7" w:rsidRDefault="00266B1C" w:rsidP="007C2F2E">
            <w:pPr>
              <w:pStyle w:val="aff3"/>
            </w:pPr>
            <w:del w:id="61" w:author="Windows 使用者" w:date="2019-01-25T15:02:00Z">
              <w:r w:rsidDel="00D30DD6">
                <w:delText>P</w:delText>
              </w:r>
            </w:del>
            <w:r>
              <w:rPr>
                <w:rFonts w:hint="eastAsia"/>
              </w:rPr>
              <w:t>CID</w:t>
            </w:r>
          </w:p>
        </w:tc>
        <w:tc>
          <w:tcPr>
            <w:tcW w:w="1020" w:type="pct"/>
          </w:tcPr>
          <w:p w:rsidR="00266B1C" w:rsidRPr="00BA4FC7" w:rsidRDefault="00266B1C" w:rsidP="007C2F2E">
            <w:pPr>
              <w:pStyle w:val="aff3"/>
            </w:pPr>
            <w:r w:rsidRPr="00BA4FC7">
              <w:t>int</w:t>
            </w:r>
          </w:p>
        </w:tc>
        <w:tc>
          <w:tcPr>
            <w:tcW w:w="2960" w:type="pct"/>
          </w:tcPr>
          <w:p w:rsidR="00266B1C" w:rsidRPr="00BA4FC7" w:rsidRDefault="00266B1C" w:rsidP="007C2F2E">
            <w:pPr>
              <w:pStyle w:val="aff3"/>
            </w:pPr>
            <w:r>
              <w:t>Inheritance</w:t>
            </w:r>
            <w:r>
              <w:rPr>
                <w:rFonts w:hint="eastAsia"/>
              </w:rPr>
              <w:t>.</w:t>
            </w:r>
            <w:ins w:id="62" w:author="Windows 使用者" w:date="2019-01-25T15:02:00Z">
              <w:r w:rsidR="00D30DD6">
                <w:t>P</w:t>
              </w:r>
            </w:ins>
            <w:r>
              <w:rPr>
                <w:rFonts w:hint="eastAsia"/>
              </w:rPr>
              <w:t>CID</w:t>
            </w:r>
            <w:r>
              <w:rPr>
                <w:rFonts w:hint="eastAsia"/>
              </w:rPr>
              <w:t>。</w:t>
            </w:r>
          </w:p>
        </w:tc>
      </w:tr>
      <w:tr w:rsidR="00266B1C" w:rsidRPr="004D39C7" w:rsidTr="007C2F2E">
        <w:trPr>
          <w:jc w:val="center"/>
        </w:trPr>
        <w:tc>
          <w:tcPr>
            <w:tcW w:w="1020" w:type="pct"/>
          </w:tcPr>
          <w:p w:rsidR="00266B1C" w:rsidRPr="00BA4FC7" w:rsidRDefault="00266B1C" w:rsidP="007C2F2E">
            <w:pPr>
              <w:pStyle w:val="aff3"/>
            </w:pPr>
            <w:r>
              <w:t>Rank</w:t>
            </w:r>
          </w:p>
        </w:tc>
        <w:tc>
          <w:tcPr>
            <w:tcW w:w="1020" w:type="pct"/>
          </w:tcPr>
          <w:p w:rsidR="00266B1C" w:rsidRPr="00BA4FC7" w:rsidRDefault="00266B1C" w:rsidP="007C2F2E">
            <w:pPr>
              <w:pStyle w:val="aff3"/>
            </w:pPr>
            <w:r>
              <w:rPr>
                <w:rFonts w:hint="eastAsia"/>
              </w:rPr>
              <w:t>int</w:t>
            </w:r>
          </w:p>
        </w:tc>
        <w:tc>
          <w:tcPr>
            <w:tcW w:w="2960" w:type="pct"/>
          </w:tcPr>
          <w:p w:rsidR="00266B1C" w:rsidRPr="00BA4FC7" w:rsidRDefault="00266B1C">
            <w:pPr>
              <w:pStyle w:val="aff3"/>
            </w:pPr>
            <w:r>
              <w:t>Inheritance</w:t>
            </w:r>
            <w:r>
              <w:rPr>
                <w:rFonts w:hint="eastAsia"/>
              </w:rPr>
              <w:t>.Rank</w:t>
            </w:r>
            <w:ins w:id="63" w:author="Windows 使用者" w:date="2019-01-25T15:02:00Z">
              <w:r w:rsidR="00D30DD6" w:rsidDel="00D30DD6">
                <w:rPr>
                  <w:rFonts w:hint="eastAsia"/>
                </w:rPr>
                <w:t xml:space="preserve"> </w:t>
              </w:r>
            </w:ins>
            <w:del w:id="64" w:author="Windows 使用者" w:date="2019-01-25T15:02:00Z">
              <w:r w:rsidDel="00D30DD6">
                <w:rPr>
                  <w:rFonts w:hint="eastAsia"/>
                </w:rPr>
                <w:delText>，關聯</w:delText>
              </w:r>
              <w:r w:rsidDel="00D30DD6">
                <w:delText>C</w:delText>
              </w:r>
              <w:r w:rsidDel="00D30DD6">
                <w:rPr>
                  <w:rFonts w:hint="eastAsia"/>
                </w:rPr>
                <w:delText>lass</w:delText>
              </w:r>
              <w:r w:rsidDel="00D30DD6">
                <w:rPr>
                  <w:rFonts w:hint="eastAsia"/>
                </w:rPr>
                <w:delText>之排序</w:delText>
              </w:r>
            </w:del>
          </w:p>
        </w:tc>
      </w:tr>
      <w:tr w:rsidR="00266B1C" w:rsidRPr="004D39C7" w:rsidDel="00E0268E" w:rsidTr="007C2F2E">
        <w:trPr>
          <w:jc w:val="center"/>
          <w:del w:id="65" w:author="Windows 使用者" w:date="2019-01-25T15:01:00Z"/>
        </w:trPr>
        <w:tc>
          <w:tcPr>
            <w:tcW w:w="1020" w:type="pct"/>
          </w:tcPr>
          <w:p w:rsidR="00266B1C" w:rsidRPr="00BA4FC7" w:rsidDel="00E0268E" w:rsidRDefault="00266B1C" w:rsidP="007C2F2E">
            <w:pPr>
              <w:pStyle w:val="aff3"/>
              <w:rPr>
                <w:del w:id="66" w:author="Windows 使用者" w:date="2019-01-25T15:01:00Z"/>
              </w:rPr>
            </w:pPr>
            <w:del w:id="67" w:author="Windows 使用者" w:date="2019-01-25T15:01:00Z">
              <w:r w:rsidDel="00E0268E">
                <w:rPr>
                  <w:rFonts w:hint="eastAsia"/>
                </w:rPr>
                <w:delText>Des</w:delText>
              </w:r>
            </w:del>
          </w:p>
        </w:tc>
        <w:tc>
          <w:tcPr>
            <w:tcW w:w="1020" w:type="pct"/>
          </w:tcPr>
          <w:p w:rsidR="00266B1C" w:rsidRPr="00BA4FC7" w:rsidDel="00E0268E" w:rsidRDefault="00266B1C" w:rsidP="00D10715">
            <w:pPr>
              <w:pStyle w:val="aff3"/>
              <w:rPr>
                <w:del w:id="68" w:author="Windows 使用者" w:date="2019-01-25T15:01:00Z"/>
              </w:rPr>
            </w:pPr>
            <w:del w:id="69" w:author="Windows 使用者" w:date="2019-01-25T15:01:00Z">
              <w:r w:rsidDel="00E0268E">
                <w:rPr>
                  <w:rFonts w:hint="eastAsia"/>
                </w:rPr>
                <w:delText>nvarchar(</w:delText>
              </w:r>
              <w:r w:rsidR="00827FF2" w:rsidDel="00E0268E">
                <w:delText>900</w:delText>
              </w:r>
              <w:r w:rsidDel="00E0268E">
                <w:rPr>
                  <w:rFonts w:hint="eastAsia"/>
                </w:rPr>
                <w:delText>)</w:delText>
              </w:r>
            </w:del>
          </w:p>
        </w:tc>
        <w:tc>
          <w:tcPr>
            <w:tcW w:w="2960" w:type="pct"/>
          </w:tcPr>
          <w:p w:rsidR="00266B1C" w:rsidRPr="00BA4FC7" w:rsidDel="00E0268E" w:rsidRDefault="00266B1C" w:rsidP="00C94F04">
            <w:pPr>
              <w:pStyle w:val="aff3"/>
              <w:rPr>
                <w:del w:id="70" w:author="Windows 使用者" w:date="2019-01-25T15:01:00Z"/>
              </w:rPr>
            </w:pPr>
            <w:del w:id="71" w:author="Windows 使用者" w:date="2019-01-25T15:01:00Z">
              <w:r w:rsidDel="00E0268E">
                <w:delText>Inheritance</w:delText>
              </w:r>
              <w:r w:rsidDel="00E0268E">
                <w:rPr>
                  <w:rFonts w:hint="eastAsia"/>
                </w:rPr>
                <w:delText>.Des</w:delText>
              </w:r>
              <w:r w:rsidDel="00E0268E">
                <w:rPr>
                  <w:rFonts w:hint="eastAsia"/>
                </w:rPr>
                <w:delText>，關聯</w:delText>
              </w:r>
              <w:r w:rsidR="00784574" w:rsidDel="00E0268E">
                <w:delText>Class</w:delText>
              </w:r>
              <w:r w:rsidDel="00E0268E">
                <w:rPr>
                  <w:rFonts w:hint="eastAsia"/>
                </w:rPr>
                <w:delText>之描述</w:delText>
              </w:r>
            </w:del>
          </w:p>
        </w:tc>
      </w:tr>
      <w:tr w:rsidR="00266B1C" w:rsidRPr="004D39C7" w:rsidDel="00E0268E" w:rsidTr="007C2F2E">
        <w:trPr>
          <w:jc w:val="center"/>
          <w:del w:id="72" w:author="Windows 使用者" w:date="2019-01-25T15:01:00Z"/>
        </w:trPr>
        <w:tc>
          <w:tcPr>
            <w:tcW w:w="1020" w:type="pct"/>
          </w:tcPr>
          <w:p w:rsidR="00266B1C" w:rsidDel="00E0268E" w:rsidRDefault="00266B1C" w:rsidP="007C2F2E">
            <w:pPr>
              <w:pStyle w:val="aff3"/>
              <w:rPr>
                <w:del w:id="73" w:author="Windows 使用者" w:date="2019-01-25T15:01:00Z"/>
              </w:rPr>
            </w:pPr>
            <w:del w:id="74" w:author="Windows 使用者" w:date="2019-01-25T15:01:00Z">
              <w:r w:rsidDel="00E0268E">
                <w:rPr>
                  <w:rFonts w:hint="eastAsia"/>
                </w:rPr>
                <w:delText>MG</w:delText>
              </w:r>
            </w:del>
          </w:p>
        </w:tc>
        <w:tc>
          <w:tcPr>
            <w:tcW w:w="1020" w:type="pct"/>
          </w:tcPr>
          <w:p w:rsidR="00266B1C" w:rsidDel="00E0268E" w:rsidRDefault="00266B1C" w:rsidP="007C2F2E">
            <w:pPr>
              <w:pStyle w:val="aff3"/>
              <w:rPr>
                <w:del w:id="75" w:author="Windows 使用者" w:date="2019-01-25T15:01:00Z"/>
              </w:rPr>
            </w:pPr>
            <w:del w:id="76" w:author="Windows 使用者" w:date="2019-01-25T15:01:00Z">
              <w:r w:rsidDel="00E0268E">
                <w:rPr>
                  <w:rFonts w:hint="eastAsia"/>
                </w:rPr>
                <w:delText>smallint</w:delText>
              </w:r>
            </w:del>
          </w:p>
        </w:tc>
        <w:tc>
          <w:tcPr>
            <w:tcW w:w="2960" w:type="pct"/>
          </w:tcPr>
          <w:p w:rsidR="00266B1C" w:rsidDel="00E0268E" w:rsidRDefault="00784574" w:rsidP="007C2F2E">
            <w:pPr>
              <w:pStyle w:val="aff3"/>
              <w:rPr>
                <w:del w:id="77" w:author="Windows 使用者" w:date="2019-01-25T15:01:00Z"/>
              </w:rPr>
            </w:pPr>
            <w:del w:id="78" w:author="Windows 使用者" w:date="2019-01-25T15:01:00Z">
              <w:r w:rsidDel="00E0268E">
                <w:delText>Inheritance</w:delText>
              </w:r>
              <w:r w:rsidR="00266B1C" w:rsidDel="00E0268E">
                <w:rPr>
                  <w:rFonts w:hint="eastAsia"/>
                </w:rPr>
                <w:delText>.MG</w:delText>
              </w:r>
              <w:r w:rsidR="00266B1C" w:rsidDel="00E0268E">
                <w:rPr>
                  <w:rFonts w:hint="eastAsia"/>
                </w:rPr>
                <w:delText>。</w:delText>
              </w:r>
            </w:del>
          </w:p>
        </w:tc>
      </w:tr>
      <w:tr w:rsidR="00266B1C" w:rsidRPr="004D39C7" w:rsidTr="007C2F2E">
        <w:trPr>
          <w:jc w:val="center"/>
        </w:trPr>
        <w:tc>
          <w:tcPr>
            <w:tcW w:w="1020" w:type="pct"/>
          </w:tcPr>
          <w:p w:rsidR="00266B1C" w:rsidRPr="00BA4FC7" w:rsidRDefault="00D30DD6" w:rsidP="007C2F2E">
            <w:pPr>
              <w:pStyle w:val="aff3"/>
            </w:pPr>
            <w:ins w:id="79" w:author="Windows 使用者" w:date="2019-01-25T15:02:00Z">
              <w:r>
                <w:t>C</w:t>
              </w:r>
            </w:ins>
            <w:del w:id="80" w:author="Windows 使用者" w:date="2019-01-25T15:01:00Z">
              <w:r w:rsidR="00C94F04" w:rsidDel="00E0268E">
                <w:delText>Class</w:delText>
              </w:r>
            </w:del>
            <w:ins w:id="81" w:author="Windows 使用者" w:date="2019-01-25T15:01:00Z">
              <w:r w:rsidR="00E0268E">
                <w:t>CID</w:t>
              </w:r>
            </w:ins>
          </w:p>
        </w:tc>
        <w:tc>
          <w:tcPr>
            <w:tcW w:w="1020" w:type="pct"/>
          </w:tcPr>
          <w:p w:rsidR="00266B1C" w:rsidRPr="00BA4FC7" w:rsidRDefault="00266B1C" w:rsidP="007C2F2E">
            <w:pPr>
              <w:pStyle w:val="aff3"/>
            </w:pPr>
            <w:r w:rsidRPr="00BA4FC7">
              <w:t>int</w:t>
            </w:r>
          </w:p>
        </w:tc>
        <w:tc>
          <w:tcPr>
            <w:tcW w:w="2960" w:type="pct"/>
          </w:tcPr>
          <w:p w:rsidR="00266B1C" w:rsidRPr="00BA4FC7" w:rsidRDefault="00C94F04" w:rsidP="007C2F2E">
            <w:pPr>
              <w:pStyle w:val="aff3"/>
            </w:pPr>
            <w:r>
              <w:t>Class.CID</w:t>
            </w:r>
          </w:p>
        </w:tc>
      </w:tr>
      <w:tr w:rsidR="00266B1C" w:rsidRPr="004D39C7" w:rsidTr="007C2F2E">
        <w:trPr>
          <w:jc w:val="center"/>
        </w:trPr>
        <w:tc>
          <w:tcPr>
            <w:tcW w:w="1020" w:type="pct"/>
          </w:tcPr>
          <w:p w:rsidR="00266B1C" w:rsidRPr="00BA4FC7" w:rsidRDefault="00266B1C" w:rsidP="007C2F2E">
            <w:pPr>
              <w:pStyle w:val="aff3"/>
            </w:pPr>
            <w:r>
              <w:t>Type</w:t>
            </w:r>
          </w:p>
        </w:tc>
        <w:tc>
          <w:tcPr>
            <w:tcW w:w="1020" w:type="pct"/>
          </w:tcPr>
          <w:p w:rsidR="00266B1C" w:rsidRPr="00BA4FC7" w:rsidRDefault="00266B1C" w:rsidP="007C2F2E">
            <w:pPr>
              <w:pStyle w:val="aff3"/>
            </w:pPr>
            <w:r>
              <w:t>smaillint</w:t>
            </w:r>
          </w:p>
        </w:tc>
        <w:tc>
          <w:tcPr>
            <w:tcW w:w="2960" w:type="pct"/>
          </w:tcPr>
          <w:p w:rsidR="00266B1C" w:rsidRPr="00BA4FC7" w:rsidRDefault="00C94F04" w:rsidP="00C94F04">
            <w:pPr>
              <w:pStyle w:val="aff3"/>
            </w:pPr>
            <w:r>
              <w:t>Class</w:t>
            </w:r>
            <w:r w:rsidR="00266B1C">
              <w:t>.Type</w:t>
            </w:r>
            <w:r w:rsidR="00266B1C">
              <w:rPr>
                <w:rFonts w:hint="eastAsia"/>
              </w:rPr>
              <w:t>，</w:t>
            </w:r>
            <w:r>
              <w:t>限制能關聯</w:t>
            </w:r>
            <w:r w:rsidR="00266B1C">
              <w:rPr>
                <w:rFonts w:hint="eastAsia"/>
              </w:rPr>
              <w:t>的</w:t>
            </w:r>
            <w:r w:rsidR="00266B1C">
              <w:rPr>
                <w:rFonts w:hint="eastAsia"/>
              </w:rPr>
              <w:t>Entity</w:t>
            </w:r>
            <w:r w:rsidR="00266B1C">
              <w:rPr>
                <w:rFonts w:hint="eastAsia"/>
              </w:rPr>
              <w:t>類型。</w:t>
            </w:r>
          </w:p>
        </w:tc>
      </w:tr>
      <w:tr w:rsidR="00266B1C" w:rsidRPr="004D39C7" w:rsidTr="007C2F2E">
        <w:trPr>
          <w:jc w:val="center"/>
        </w:trPr>
        <w:tc>
          <w:tcPr>
            <w:tcW w:w="1020" w:type="pct"/>
          </w:tcPr>
          <w:p w:rsidR="00266B1C" w:rsidRDefault="00266B1C" w:rsidP="007C2F2E">
            <w:pPr>
              <w:pStyle w:val="aff3"/>
            </w:pPr>
            <w:r>
              <w:rPr>
                <w:rFonts w:hint="eastAsia"/>
              </w:rPr>
              <w:t>CName</w:t>
            </w:r>
          </w:p>
        </w:tc>
        <w:tc>
          <w:tcPr>
            <w:tcW w:w="1020" w:type="pct"/>
          </w:tcPr>
          <w:p w:rsidR="00266B1C" w:rsidRDefault="00266B1C" w:rsidP="00D10715">
            <w:pPr>
              <w:pStyle w:val="aff3"/>
            </w:pPr>
            <w:proofErr w:type="gramStart"/>
            <w:r>
              <w:rPr>
                <w:rFonts w:hint="eastAsia"/>
              </w:rPr>
              <w:t>nvarchar(</w:t>
            </w:r>
            <w:proofErr w:type="gramEnd"/>
            <w:r w:rsidR="00827FF2">
              <w:t>256</w:t>
            </w:r>
            <w:r>
              <w:rPr>
                <w:rFonts w:hint="eastAsia"/>
              </w:rPr>
              <w:t>)</w:t>
            </w:r>
          </w:p>
        </w:tc>
        <w:tc>
          <w:tcPr>
            <w:tcW w:w="2960" w:type="pct"/>
          </w:tcPr>
          <w:p w:rsidR="00266B1C" w:rsidRDefault="00C94F04" w:rsidP="007C2F2E">
            <w:pPr>
              <w:pStyle w:val="aff3"/>
            </w:pPr>
            <w:r>
              <w:t>Class</w:t>
            </w:r>
            <w:r w:rsidR="00266B1C">
              <w:rPr>
                <w:rFonts w:hint="eastAsia"/>
              </w:rPr>
              <w:t>.CName</w:t>
            </w:r>
            <w:r w:rsidR="00266B1C">
              <w:rPr>
                <w:rFonts w:hint="eastAsia"/>
              </w:rPr>
              <w:t>。</w:t>
            </w:r>
          </w:p>
        </w:tc>
      </w:tr>
      <w:tr w:rsidR="00266B1C" w:rsidRPr="004D39C7" w:rsidTr="007C2F2E">
        <w:trPr>
          <w:jc w:val="center"/>
        </w:trPr>
        <w:tc>
          <w:tcPr>
            <w:tcW w:w="1020" w:type="pct"/>
          </w:tcPr>
          <w:p w:rsidR="00266B1C" w:rsidRPr="00BA4FC7" w:rsidRDefault="00266B1C" w:rsidP="007C2F2E">
            <w:pPr>
              <w:pStyle w:val="aff3"/>
            </w:pPr>
            <w:r>
              <w:t>C</w:t>
            </w:r>
            <w:r w:rsidRPr="00BA4FC7">
              <w:rPr>
                <w:rFonts w:hint="eastAsia"/>
              </w:rPr>
              <w:t>Des</w:t>
            </w:r>
          </w:p>
        </w:tc>
        <w:tc>
          <w:tcPr>
            <w:tcW w:w="1020" w:type="pct"/>
          </w:tcPr>
          <w:p w:rsidR="00266B1C" w:rsidRPr="00BA4FC7" w:rsidRDefault="00266B1C" w:rsidP="007C2F2E">
            <w:pPr>
              <w:pStyle w:val="aff3"/>
            </w:pPr>
            <w:proofErr w:type="gramStart"/>
            <w:r w:rsidRPr="00BA4FC7">
              <w:rPr>
                <w:rFonts w:hint="eastAsia"/>
              </w:rPr>
              <w:t>nvarchar(</w:t>
            </w:r>
            <w:proofErr w:type="gramEnd"/>
            <w:r>
              <w:rPr>
                <w:rFonts w:hint="eastAsia"/>
              </w:rPr>
              <w:t>4000</w:t>
            </w:r>
            <w:r w:rsidRPr="00BA4FC7">
              <w:rPr>
                <w:rFonts w:hint="eastAsia"/>
              </w:rPr>
              <w:t>)</w:t>
            </w:r>
          </w:p>
        </w:tc>
        <w:tc>
          <w:tcPr>
            <w:tcW w:w="2960" w:type="pct"/>
          </w:tcPr>
          <w:p w:rsidR="00266B1C" w:rsidRPr="00BA4FC7" w:rsidRDefault="00C94F04" w:rsidP="007C2F2E">
            <w:pPr>
              <w:pStyle w:val="aff3"/>
            </w:pPr>
            <w:r>
              <w:t>Class</w:t>
            </w:r>
            <w:r w:rsidR="00266B1C">
              <w:rPr>
                <w:rFonts w:hint="eastAsia"/>
              </w:rPr>
              <w:t>.CDes</w:t>
            </w:r>
            <w:r w:rsidR="00266B1C">
              <w:rPr>
                <w:rFonts w:hint="eastAsia"/>
              </w:rPr>
              <w:t>。</w:t>
            </w:r>
          </w:p>
        </w:tc>
      </w:tr>
      <w:tr w:rsidR="00266B1C" w:rsidRPr="004D39C7" w:rsidTr="007C2F2E">
        <w:trPr>
          <w:jc w:val="center"/>
        </w:trPr>
        <w:tc>
          <w:tcPr>
            <w:tcW w:w="1020" w:type="pct"/>
          </w:tcPr>
          <w:p w:rsidR="00266B1C" w:rsidRDefault="00266B1C" w:rsidP="007C2F2E">
            <w:pPr>
              <w:pStyle w:val="aff3"/>
            </w:pPr>
            <w:r>
              <w:rPr>
                <w:rFonts w:hint="eastAsia"/>
              </w:rPr>
              <w:t>Since</w:t>
            </w:r>
          </w:p>
        </w:tc>
        <w:tc>
          <w:tcPr>
            <w:tcW w:w="1020" w:type="pct"/>
          </w:tcPr>
          <w:p w:rsidR="00266B1C" w:rsidRPr="00BA4FC7" w:rsidRDefault="00266B1C" w:rsidP="007C2F2E">
            <w:pPr>
              <w:pStyle w:val="aff3"/>
            </w:pPr>
            <w:r>
              <w:rPr>
                <w:rFonts w:hint="eastAsia"/>
              </w:rPr>
              <w:t>datetime</w:t>
            </w:r>
          </w:p>
        </w:tc>
        <w:tc>
          <w:tcPr>
            <w:tcW w:w="2960" w:type="pct"/>
          </w:tcPr>
          <w:p w:rsidR="00266B1C" w:rsidRDefault="00C94F04" w:rsidP="007C2F2E">
            <w:pPr>
              <w:pStyle w:val="aff3"/>
            </w:pPr>
            <w:r>
              <w:t>Class</w:t>
            </w:r>
            <w:r w:rsidR="00266B1C">
              <w:rPr>
                <w:rFonts w:hint="eastAsia"/>
              </w:rPr>
              <w:t>.Since</w:t>
            </w:r>
            <w:r w:rsidR="00266B1C">
              <w:rPr>
                <w:rFonts w:hint="eastAsia"/>
              </w:rPr>
              <w:t>。</w:t>
            </w:r>
          </w:p>
        </w:tc>
      </w:tr>
      <w:tr w:rsidR="00266B1C" w:rsidRPr="004D39C7" w:rsidTr="007C2F2E">
        <w:trPr>
          <w:jc w:val="center"/>
        </w:trPr>
        <w:tc>
          <w:tcPr>
            <w:tcW w:w="1020" w:type="pct"/>
          </w:tcPr>
          <w:p w:rsidR="00266B1C" w:rsidRDefault="00266B1C" w:rsidP="007C2F2E">
            <w:pPr>
              <w:pStyle w:val="aff3"/>
            </w:pPr>
            <w:r>
              <w:t>L</w:t>
            </w:r>
            <w:r>
              <w:rPr>
                <w:rFonts w:hint="eastAsia"/>
              </w:rPr>
              <w:t>astModifiedDT</w:t>
            </w:r>
          </w:p>
        </w:tc>
        <w:tc>
          <w:tcPr>
            <w:tcW w:w="1020" w:type="pct"/>
          </w:tcPr>
          <w:p w:rsidR="00266B1C" w:rsidRPr="00BA4FC7" w:rsidRDefault="00266B1C" w:rsidP="007C2F2E">
            <w:pPr>
              <w:pStyle w:val="aff3"/>
            </w:pPr>
            <w:r>
              <w:rPr>
                <w:rFonts w:hint="eastAsia"/>
              </w:rPr>
              <w:t>datetime</w:t>
            </w:r>
          </w:p>
        </w:tc>
        <w:tc>
          <w:tcPr>
            <w:tcW w:w="2960" w:type="pct"/>
          </w:tcPr>
          <w:p w:rsidR="00266B1C" w:rsidRDefault="00C94F04" w:rsidP="007C2F2E">
            <w:pPr>
              <w:pStyle w:val="aff3"/>
            </w:pPr>
            <w:r>
              <w:t>Class</w:t>
            </w:r>
            <w:r w:rsidR="00266B1C">
              <w:rPr>
                <w:rFonts w:hint="eastAsia"/>
              </w:rPr>
              <w:t>.LastModifiedDT</w:t>
            </w:r>
            <w:r w:rsidR="00266B1C">
              <w:rPr>
                <w:rFonts w:hint="eastAsia"/>
              </w:rPr>
              <w:t>。</w:t>
            </w:r>
          </w:p>
        </w:tc>
      </w:tr>
      <w:tr w:rsidR="00266B1C" w:rsidRPr="004D39C7" w:rsidTr="007C2F2E">
        <w:trPr>
          <w:jc w:val="center"/>
        </w:trPr>
        <w:tc>
          <w:tcPr>
            <w:tcW w:w="1020" w:type="pct"/>
          </w:tcPr>
          <w:p w:rsidR="00266B1C" w:rsidRDefault="00266B1C" w:rsidP="007C2F2E">
            <w:pPr>
              <w:pStyle w:val="aff3"/>
            </w:pPr>
            <w:r>
              <w:t>OwnerMID</w:t>
            </w:r>
          </w:p>
        </w:tc>
        <w:tc>
          <w:tcPr>
            <w:tcW w:w="1020" w:type="pct"/>
          </w:tcPr>
          <w:p w:rsidR="00266B1C" w:rsidRPr="00BA4FC7" w:rsidRDefault="00266B1C" w:rsidP="007C2F2E">
            <w:pPr>
              <w:pStyle w:val="aff3"/>
            </w:pPr>
            <w:r>
              <w:rPr>
                <w:rFonts w:hint="eastAsia"/>
              </w:rPr>
              <w:t>int</w:t>
            </w:r>
          </w:p>
        </w:tc>
        <w:tc>
          <w:tcPr>
            <w:tcW w:w="2960" w:type="pct"/>
          </w:tcPr>
          <w:p w:rsidR="00266B1C" w:rsidRDefault="00C94F04" w:rsidP="007C2F2E">
            <w:pPr>
              <w:pStyle w:val="aff3"/>
            </w:pPr>
            <w:r>
              <w:t>Class</w:t>
            </w:r>
            <w:r w:rsidR="00266B1C">
              <w:t>.OwnerMID</w:t>
            </w:r>
            <w:r w:rsidR="00266B1C">
              <w:rPr>
                <w:rFonts w:hint="eastAsia"/>
              </w:rPr>
              <w:t>。</w:t>
            </w:r>
          </w:p>
        </w:tc>
      </w:tr>
      <w:tr w:rsidR="00C94F04" w:rsidRPr="004D39C7" w:rsidTr="007C2F2E">
        <w:trPr>
          <w:jc w:val="center"/>
        </w:trPr>
        <w:tc>
          <w:tcPr>
            <w:tcW w:w="1020" w:type="pct"/>
          </w:tcPr>
          <w:p w:rsidR="00C94F04" w:rsidRDefault="00C94F04" w:rsidP="007C2F2E">
            <w:pPr>
              <w:pStyle w:val="aff3"/>
            </w:pPr>
            <w:r>
              <w:rPr>
                <w:rFonts w:hint="eastAsia"/>
              </w:rPr>
              <w:t>Keywords</w:t>
            </w:r>
          </w:p>
        </w:tc>
        <w:tc>
          <w:tcPr>
            <w:tcW w:w="1020" w:type="pct"/>
          </w:tcPr>
          <w:p w:rsidR="00C94F04" w:rsidRDefault="00C94F04" w:rsidP="007C2F2E">
            <w:pPr>
              <w:pStyle w:val="aff3"/>
            </w:pPr>
            <w:proofErr w:type="gramStart"/>
            <w:r>
              <w:rPr>
                <w:rFonts w:hint="eastAsia"/>
              </w:rPr>
              <w:t>nvarchar(</w:t>
            </w:r>
            <w:proofErr w:type="gramEnd"/>
            <w:r>
              <w:t>512</w:t>
            </w:r>
            <w:r>
              <w:rPr>
                <w:rFonts w:hint="eastAsia"/>
              </w:rPr>
              <w:t>)</w:t>
            </w:r>
          </w:p>
        </w:tc>
        <w:tc>
          <w:tcPr>
            <w:tcW w:w="2960" w:type="pct"/>
          </w:tcPr>
          <w:p w:rsidR="00C94F04" w:rsidRDefault="00C94F04" w:rsidP="007C2F2E">
            <w:pPr>
              <w:pStyle w:val="aff3"/>
            </w:pPr>
            <w:r>
              <w:rPr>
                <w:rFonts w:hint="eastAsia"/>
              </w:rPr>
              <w:t>Class.Keywords</w:t>
            </w:r>
          </w:p>
        </w:tc>
      </w:tr>
      <w:tr w:rsidR="00C94F04" w:rsidRPr="004D39C7" w:rsidTr="007C2F2E">
        <w:trPr>
          <w:jc w:val="center"/>
        </w:trPr>
        <w:tc>
          <w:tcPr>
            <w:tcW w:w="1020" w:type="pct"/>
          </w:tcPr>
          <w:p w:rsidR="00C94F04" w:rsidRDefault="00C94F04" w:rsidP="007C2F2E">
            <w:pPr>
              <w:pStyle w:val="aff3"/>
            </w:pPr>
            <w:r>
              <w:rPr>
                <w:rFonts w:hint="eastAsia"/>
              </w:rPr>
              <w:t>nObject</w:t>
            </w:r>
          </w:p>
        </w:tc>
        <w:tc>
          <w:tcPr>
            <w:tcW w:w="1020" w:type="pct"/>
          </w:tcPr>
          <w:p w:rsidR="00C94F04" w:rsidRDefault="00C94F04" w:rsidP="007C2F2E">
            <w:pPr>
              <w:pStyle w:val="aff3"/>
            </w:pPr>
            <w:r>
              <w:rPr>
                <w:rFonts w:hint="eastAsia"/>
              </w:rPr>
              <w:t>int</w:t>
            </w:r>
          </w:p>
        </w:tc>
        <w:tc>
          <w:tcPr>
            <w:tcW w:w="2960" w:type="pct"/>
          </w:tcPr>
          <w:p w:rsidR="00C94F04" w:rsidRDefault="00C94F04" w:rsidP="007C2F2E">
            <w:pPr>
              <w:pStyle w:val="aff3"/>
            </w:pPr>
            <w:r>
              <w:rPr>
                <w:rFonts w:hint="eastAsia"/>
              </w:rPr>
              <w:t>Class.nObject</w:t>
            </w:r>
          </w:p>
        </w:tc>
      </w:tr>
      <w:tr w:rsidR="00266B1C" w:rsidRPr="004D39C7" w:rsidTr="007C2F2E">
        <w:trPr>
          <w:jc w:val="center"/>
        </w:trPr>
        <w:tc>
          <w:tcPr>
            <w:tcW w:w="1020" w:type="pct"/>
          </w:tcPr>
          <w:p w:rsidR="00266B1C" w:rsidRDefault="00266B1C" w:rsidP="007C2F2E">
            <w:pPr>
              <w:pStyle w:val="aff3"/>
            </w:pPr>
            <w:r>
              <w:rPr>
                <w:rFonts w:hint="eastAsia"/>
              </w:rPr>
              <w:t>nClick</w:t>
            </w:r>
          </w:p>
        </w:tc>
        <w:tc>
          <w:tcPr>
            <w:tcW w:w="1020" w:type="pct"/>
          </w:tcPr>
          <w:p w:rsidR="00266B1C" w:rsidRDefault="00266B1C" w:rsidP="007C2F2E">
            <w:pPr>
              <w:pStyle w:val="aff3"/>
            </w:pPr>
            <w:r>
              <w:rPr>
                <w:rFonts w:hint="eastAsia"/>
              </w:rPr>
              <w:t>int</w:t>
            </w:r>
          </w:p>
        </w:tc>
        <w:tc>
          <w:tcPr>
            <w:tcW w:w="2960" w:type="pct"/>
          </w:tcPr>
          <w:p w:rsidR="00266B1C" w:rsidRDefault="00C94F04" w:rsidP="007C2F2E">
            <w:pPr>
              <w:pStyle w:val="aff3"/>
            </w:pPr>
            <w:r>
              <w:t>Class</w:t>
            </w:r>
            <w:r w:rsidR="00266B1C">
              <w:rPr>
                <w:rFonts w:hint="eastAsia"/>
              </w:rPr>
              <w:t>.nClick</w:t>
            </w:r>
            <w:r w:rsidR="00266B1C">
              <w:rPr>
                <w:rFonts w:hint="eastAsia"/>
              </w:rPr>
              <w:t>。</w:t>
            </w:r>
          </w:p>
        </w:tc>
      </w:tr>
      <w:tr w:rsidR="00266B1C" w:rsidRPr="004D39C7" w:rsidTr="007C2F2E">
        <w:trPr>
          <w:jc w:val="center"/>
        </w:trPr>
        <w:tc>
          <w:tcPr>
            <w:tcW w:w="1020" w:type="pct"/>
          </w:tcPr>
          <w:p w:rsidR="00266B1C" w:rsidRDefault="00266B1C" w:rsidP="007C2F2E">
            <w:pPr>
              <w:pStyle w:val="aff3"/>
            </w:pPr>
            <w:r>
              <w:lastRenderedPageBreak/>
              <w:t>bHided</w:t>
            </w:r>
          </w:p>
        </w:tc>
        <w:tc>
          <w:tcPr>
            <w:tcW w:w="1020" w:type="pct"/>
          </w:tcPr>
          <w:p w:rsidR="00266B1C" w:rsidRPr="00BA4FC7" w:rsidRDefault="00266B1C" w:rsidP="007C2F2E">
            <w:pPr>
              <w:pStyle w:val="aff3"/>
            </w:pPr>
            <w:r>
              <w:rPr>
                <w:rFonts w:hint="eastAsia"/>
              </w:rPr>
              <w:t>bit</w:t>
            </w:r>
          </w:p>
        </w:tc>
        <w:tc>
          <w:tcPr>
            <w:tcW w:w="2960" w:type="pct"/>
          </w:tcPr>
          <w:p w:rsidR="00266B1C" w:rsidRDefault="00C94F04" w:rsidP="007C2F2E">
            <w:pPr>
              <w:pStyle w:val="aff3"/>
            </w:pPr>
            <w:r>
              <w:t>Class</w:t>
            </w:r>
            <w:r w:rsidR="00266B1C">
              <w:rPr>
                <w:rFonts w:hint="eastAsia"/>
              </w:rPr>
              <w:t>.bHided</w:t>
            </w:r>
          </w:p>
        </w:tc>
      </w:tr>
      <w:tr w:rsidR="00266B1C" w:rsidRPr="004D39C7" w:rsidTr="007C2F2E">
        <w:trPr>
          <w:jc w:val="center"/>
        </w:trPr>
        <w:tc>
          <w:tcPr>
            <w:tcW w:w="1020" w:type="pct"/>
          </w:tcPr>
          <w:p w:rsidR="00266B1C" w:rsidRDefault="00266B1C" w:rsidP="007C2F2E">
            <w:pPr>
              <w:pStyle w:val="aff3"/>
            </w:pPr>
            <w:r>
              <w:rPr>
                <w:rFonts w:hint="eastAsia"/>
              </w:rPr>
              <w:t>bDel</w:t>
            </w:r>
          </w:p>
        </w:tc>
        <w:tc>
          <w:tcPr>
            <w:tcW w:w="1020" w:type="pct"/>
          </w:tcPr>
          <w:p w:rsidR="00266B1C" w:rsidRPr="00BA4FC7" w:rsidRDefault="00266B1C" w:rsidP="007C2F2E">
            <w:pPr>
              <w:pStyle w:val="aff3"/>
            </w:pPr>
            <w:r>
              <w:rPr>
                <w:rFonts w:hint="eastAsia"/>
              </w:rPr>
              <w:t>bit</w:t>
            </w:r>
          </w:p>
        </w:tc>
        <w:tc>
          <w:tcPr>
            <w:tcW w:w="2960" w:type="pct"/>
          </w:tcPr>
          <w:p w:rsidR="00266B1C" w:rsidRDefault="00C94F04" w:rsidP="007C2F2E">
            <w:pPr>
              <w:pStyle w:val="aff3"/>
            </w:pPr>
            <w:r>
              <w:t>Class</w:t>
            </w:r>
            <w:r w:rsidR="00266B1C">
              <w:rPr>
                <w:rFonts w:hint="eastAsia"/>
              </w:rPr>
              <w:t>.bDel</w:t>
            </w:r>
          </w:p>
        </w:tc>
      </w:tr>
    </w:tbl>
    <w:p w:rsidR="00C85540" w:rsidRPr="00A45FEB" w:rsidRDefault="00C85540" w:rsidP="00A45FEB"/>
    <w:p w:rsidR="000A124A" w:rsidRDefault="000A124A" w:rsidP="00FF32D3">
      <w:pPr>
        <w:pStyle w:val="2"/>
      </w:pPr>
      <w:r>
        <w:rPr>
          <w:rFonts w:hint="eastAsia"/>
        </w:rPr>
        <w:t>Functions</w:t>
      </w:r>
    </w:p>
    <w:p w:rsidR="0072495B" w:rsidRDefault="008217E7" w:rsidP="009F4064">
      <w:pPr>
        <w:pStyle w:val="3"/>
      </w:pPr>
      <w:proofErr w:type="gramStart"/>
      <w:r>
        <w:rPr>
          <w:rFonts w:hint="eastAsia"/>
        </w:rPr>
        <w:t>dbo.</w:t>
      </w:r>
      <w:r w:rsidR="0072495B">
        <w:rPr>
          <w:rFonts w:hint="eastAsia"/>
        </w:rPr>
        <w:t>fs</w:t>
      </w:r>
      <w:proofErr w:type="gramEnd"/>
      <w:r w:rsidR="0072495B">
        <w:rPr>
          <w:rFonts w:hint="eastAsia"/>
        </w:rPr>
        <w:t>_getNamePath(</w:t>
      </w:r>
      <w:r w:rsidR="008F5308">
        <w:t xml:space="preserve"> )</w:t>
      </w:r>
    </w:p>
    <w:p w:rsidR="00486E86" w:rsidRDefault="00486E86" w:rsidP="00486E86">
      <w:pPr>
        <w:pStyle w:val="aff3"/>
      </w:pPr>
      <w:r>
        <w:rPr>
          <w:rFonts w:hint="eastAsia"/>
        </w:rPr>
        <w:t>取得目前目錄節點的</w:t>
      </w:r>
      <w:r>
        <w:rPr>
          <w:rFonts w:hint="eastAsia"/>
        </w:rPr>
        <w:t>NamePath</w:t>
      </w:r>
    </w:p>
    <w:p w:rsidR="008217E7" w:rsidRPr="009F4064" w:rsidRDefault="00486E86" w:rsidP="00486E86">
      <w:r>
        <w:rPr>
          <w:rFonts w:hint="eastAsia"/>
        </w:rPr>
        <w:t>除了「首頁」的節點外，其它節點的</w:t>
      </w:r>
      <w:r>
        <w:rPr>
          <w:rFonts w:hint="eastAsia"/>
        </w:rPr>
        <w:t>NamePath</w:t>
      </w:r>
      <w:r>
        <w:rPr>
          <w:rFonts w:hint="eastAsia"/>
        </w:rPr>
        <w:t>的</w:t>
      </w:r>
      <w:r>
        <w:rPr>
          <w:rFonts w:hint="eastAsia"/>
        </w:rPr>
        <w:t>Prefi</w:t>
      </w:r>
      <w:del w:id="82" w:author="Windows 使用者" w:date="2019-01-25T15:04:00Z">
        <w:r w:rsidDel="00052398">
          <w:rPr>
            <w:rFonts w:hint="eastAsia"/>
          </w:rPr>
          <w:delText>s</w:delText>
        </w:r>
      </w:del>
      <w:r>
        <w:rPr>
          <w:rFonts w:hint="eastAsia"/>
        </w:rPr>
        <w:t>x</w:t>
      </w:r>
      <w:r>
        <w:rPr>
          <w:rFonts w:hint="eastAsia"/>
        </w:rPr>
        <w:t>皆不會有「首頁」。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205"/>
      </w:tblGrid>
      <w:tr w:rsidR="008217E7" w:rsidRPr="00AA0A1C" w:rsidTr="009F4064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8217E7" w:rsidRPr="00AA0A1C" w:rsidRDefault="008217E7" w:rsidP="008F5308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函式</w:t>
            </w:r>
            <w:r w:rsidRPr="00AA0A1C">
              <w:rPr>
                <w:rFonts w:hint="eastAsia"/>
                <w:b/>
              </w:rPr>
              <w:t>名稱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8217E7" w:rsidRPr="009F4064" w:rsidRDefault="008217E7" w:rsidP="009F4064">
            <w:pPr>
              <w:pStyle w:val="aff3"/>
            </w:pPr>
            <w:r w:rsidRPr="009F4064">
              <w:rPr>
                <w:rFonts w:hint="eastAsia"/>
              </w:rPr>
              <w:t>fs_getNamePath</w:t>
            </w:r>
          </w:p>
        </w:tc>
      </w:tr>
      <w:tr w:rsidR="008217E7" w:rsidRPr="00AA0A1C" w:rsidTr="009F4064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8217E7" w:rsidRDefault="008217E7" w:rsidP="008F5308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輸入參數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8217E7" w:rsidRDefault="008F5308" w:rsidP="009F4064">
            <w:pPr>
              <w:pStyle w:val="aff3"/>
            </w:pPr>
            <w:r>
              <w:rPr>
                <w:rFonts w:hint="eastAsia"/>
              </w:rPr>
              <w:t>@PCID : int</w:t>
            </w:r>
            <w:r>
              <w:rPr>
                <w:rFonts w:hint="eastAsia"/>
              </w:rPr>
              <w:t>，父節點</w:t>
            </w:r>
            <w:r>
              <w:rPr>
                <w:rFonts w:hint="eastAsia"/>
              </w:rPr>
              <w:t>ID</w:t>
            </w:r>
            <w:r>
              <w:t xml:space="preserve"> (Class.CID)</w:t>
            </w:r>
          </w:p>
          <w:p w:rsidR="008F5308" w:rsidRPr="009F4064" w:rsidRDefault="008F5308">
            <w:pPr>
              <w:pStyle w:val="aff3"/>
            </w:pPr>
            <w:r>
              <w:t>@CName : nvarchar(</w:t>
            </w:r>
            <w:del w:id="83" w:author="Windows 使用者" w:date="2019-01-25T15:06:00Z">
              <w:r w:rsidDel="007A235C">
                <w:delText>500</w:delText>
              </w:r>
            </w:del>
            <w:ins w:id="84" w:author="Windows 使用者" w:date="2019-01-25T15:06:00Z">
              <w:r w:rsidR="007A235C">
                <w:t>255</w:t>
              </w:r>
            </w:ins>
            <w:r>
              <w:t>)</w:t>
            </w:r>
            <w:r>
              <w:rPr>
                <w:rFonts w:hint="eastAsia"/>
              </w:rPr>
              <w:t>，</w:t>
            </w:r>
            <w:del w:id="85" w:author="Windows 使用者" w:date="2019-01-25T15:06:00Z">
              <w:r w:rsidDel="007A235C">
                <w:rPr>
                  <w:rFonts w:hint="eastAsia"/>
                </w:rPr>
                <w:delText>目前的</w:delText>
              </w:r>
            </w:del>
            <w:r>
              <w:rPr>
                <w:rFonts w:hint="eastAsia"/>
              </w:rPr>
              <w:t>目錄節</w:t>
            </w:r>
            <w:ins w:id="86" w:author="Windows 使用者" w:date="2019-01-25T15:06:00Z">
              <w:r w:rsidR="007A235C">
                <w:rPr>
                  <w:rFonts w:hint="eastAsia"/>
                </w:rPr>
                <w:t>點的</w:t>
              </w:r>
            </w:ins>
            <w:del w:id="87" w:author="Windows 使用者" w:date="2019-01-25T15:06:00Z">
              <w:r w:rsidDel="007A235C">
                <w:rPr>
                  <w:rFonts w:hint="eastAsia"/>
                </w:rPr>
                <w:delText>點的</w:delText>
              </w:r>
            </w:del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 xml:space="preserve"> (</w:t>
            </w:r>
            <w:r>
              <w:t>Class.CName</w:t>
            </w:r>
            <w:r>
              <w:rPr>
                <w:rFonts w:hint="eastAsia"/>
              </w:rPr>
              <w:t>)</w:t>
            </w:r>
          </w:p>
        </w:tc>
      </w:tr>
      <w:tr w:rsidR="008217E7" w:rsidRPr="00AA0A1C" w:rsidTr="009F4064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8217E7" w:rsidRDefault="008217E7" w:rsidP="008F5308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輸出</w:t>
            </w:r>
            <w:r w:rsidR="003216F9">
              <w:rPr>
                <w:b/>
              </w:rPr>
              <w:t>結果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8217E7" w:rsidRPr="009F4064" w:rsidRDefault="008F5308">
            <w:pPr>
              <w:pStyle w:val="aff3"/>
            </w:pPr>
            <w:r>
              <w:rPr>
                <w:rFonts w:hint="eastAsia"/>
              </w:rPr>
              <w:t>nvarchar(</w:t>
            </w:r>
            <w:r>
              <w:t>900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</w:t>
            </w:r>
            <w:del w:id="88" w:author="Windows 使用者" w:date="2019-01-25T15:07:00Z">
              <w:r w:rsidR="007900E8" w:rsidDel="006C240D">
                <w:rPr>
                  <w:rFonts w:hint="eastAsia"/>
                </w:rPr>
                <w:delText>產生的</w:delText>
              </w:r>
              <w:r w:rsidR="007900E8" w:rsidDel="006C240D">
                <w:delText>目前</w:delText>
              </w:r>
            </w:del>
            <w:r w:rsidR="007900E8">
              <w:t>節點</w:t>
            </w:r>
            <w:ins w:id="89" w:author="Windows 使用者" w:date="2019-01-25T15:07:00Z">
              <w:r w:rsidR="006C240D">
                <w:rPr>
                  <w:rFonts w:hint="eastAsia"/>
                </w:rPr>
                <w:t>的</w:t>
              </w:r>
            </w:ins>
            <w:r>
              <w:rPr>
                <w:rFonts w:hint="eastAsia"/>
              </w:rPr>
              <w:t>NamePath</w:t>
            </w:r>
          </w:p>
        </w:tc>
      </w:tr>
      <w:tr w:rsidR="008217E7" w:rsidRPr="00AA0A1C" w:rsidTr="009F4064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8217E7" w:rsidRDefault="008F5308" w:rsidP="008F5308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範例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8217E7" w:rsidRPr="009F4064" w:rsidRDefault="007900E8" w:rsidP="008217E7">
            <w:pPr>
              <w:pStyle w:val="aff3"/>
            </w:pPr>
            <w:r>
              <w:rPr>
                <w:noProof/>
              </w:rPr>
              <w:drawing>
                <wp:inline distT="0" distB="0" distL="0" distR="0" wp14:anchorId="1C059740" wp14:editId="1D88201C">
                  <wp:extent cx="3592286" cy="1680042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6862" cy="1686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A6B1F" w:rsidRPr="009F4064" w:rsidRDefault="00BA6B1F" w:rsidP="009F4064"/>
    <w:p w:rsidR="0072495B" w:rsidRDefault="009F4064" w:rsidP="009F4064">
      <w:pPr>
        <w:pStyle w:val="3"/>
      </w:pPr>
      <w:proofErr w:type="gramStart"/>
      <w:r>
        <w:t>dbo.</w:t>
      </w:r>
      <w:r w:rsidR="0072495B">
        <w:rPr>
          <w:rFonts w:hint="eastAsia"/>
        </w:rPr>
        <w:t>fs</w:t>
      </w:r>
      <w:proofErr w:type="gramEnd"/>
      <w:r w:rsidR="0072495B">
        <w:rPr>
          <w:rFonts w:hint="eastAsia"/>
        </w:rPr>
        <w:t>_getIDPath( )</w:t>
      </w:r>
    </w:p>
    <w:p w:rsidR="00486E86" w:rsidRDefault="00486E86" w:rsidP="00486E86">
      <w:pPr>
        <w:pStyle w:val="aff3"/>
      </w:pPr>
      <w:r>
        <w:rPr>
          <w:rFonts w:hint="eastAsia"/>
        </w:rPr>
        <w:t>取得目前目錄節點的</w:t>
      </w:r>
      <w:r>
        <w:t>ID</w:t>
      </w:r>
      <w:r>
        <w:rPr>
          <w:rFonts w:hint="eastAsia"/>
        </w:rPr>
        <w:t>Path</w:t>
      </w:r>
      <w:r>
        <w:rPr>
          <w:rFonts w:hint="eastAsia"/>
        </w:rPr>
        <w:t>。</w:t>
      </w:r>
    </w:p>
    <w:p w:rsidR="007900E8" w:rsidRDefault="00486E86" w:rsidP="00486E86">
      <w:r>
        <w:rPr>
          <w:rFonts w:hint="eastAsia"/>
        </w:rPr>
        <w:t>除了「首頁」的節點外，其它節點的</w:t>
      </w:r>
      <w:r>
        <w:t>ID</w:t>
      </w:r>
      <w:r>
        <w:rPr>
          <w:rFonts w:hint="eastAsia"/>
        </w:rPr>
        <w:t>Path</w:t>
      </w:r>
      <w:r>
        <w:rPr>
          <w:rFonts w:hint="eastAsia"/>
        </w:rPr>
        <w:t>的</w:t>
      </w:r>
      <w:r>
        <w:rPr>
          <w:rFonts w:hint="eastAsia"/>
        </w:rPr>
        <w:t>Prefi</w:t>
      </w:r>
      <w:del w:id="90" w:author="Windows 使用者" w:date="2019-01-25T15:04:00Z">
        <w:r w:rsidDel="001A1FBC">
          <w:rPr>
            <w:rFonts w:hint="eastAsia"/>
          </w:rPr>
          <w:delText>s</w:delText>
        </w:r>
      </w:del>
      <w:r>
        <w:rPr>
          <w:rFonts w:hint="eastAsia"/>
        </w:rPr>
        <w:t>x</w:t>
      </w:r>
      <w:r>
        <w:rPr>
          <w:rFonts w:hint="eastAsia"/>
        </w:rPr>
        <w:t>皆不會有「</w:t>
      </w:r>
      <w:r>
        <w:rPr>
          <w:rFonts w:hint="eastAsia"/>
        </w:rPr>
        <w:t>0</w:t>
      </w:r>
      <w:r>
        <w:rPr>
          <w:rFonts w:hint="eastAsia"/>
        </w:rPr>
        <w:t>」。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205"/>
      </w:tblGrid>
      <w:tr w:rsidR="007900E8" w:rsidRPr="00AA0A1C" w:rsidTr="00CD465A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7900E8" w:rsidRPr="00AA0A1C" w:rsidRDefault="007900E8" w:rsidP="00CD465A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函式</w:t>
            </w:r>
            <w:r w:rsidRPr="00AA0A1C">
              <w:rPr>
                <w:rFonts w:hint="eastAsia"/>
                <w:b/>
              </w:rPr>
              <w:t>名稱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7900E8" w:rsidRPr="009217CE" w:rsidRDefault="007900E8" w:rsidP="009F4064">
            <w:pPr>
              <w:pStyle w:val="aff3"/>
            </w:pPr>
            <w:proofErr w:type="gramStart"/>
            <w:r w:rsidRPr="009217CE">
              <w:rPr>
                <w:rFonts w:hint="eastAsia"/>
              </w:rPr>
              <w:t>dbo.fs</w:t>
            </w:r>
            <w:proofErr w:type="gramEnd"/>
            <w:r w:rsidRPr="009217CE">
              <w:rPr>
                <w:rFonts w:hint="eastAsia"/>
              </w:rPr>
              <w:t>_get</w:t>
            </w:r>
            <w:r>
              <w:t>ID</w:t>
            </w:r>
            <w:r w:rsidRPr="009217CE">
              <w:rPr>
                <w:rFonts w:hint="eastAsia"/>
              </w:rPr>
              <w:t>Path</w:t>
            </w:r>
          </w:p>
        </w:tc>
      </w:tr>
      <w:tr w:rsidR="007900E8" w:rsidRPr="00AA0A1C" w:rsidTr="00CD465A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7900E8" w:rsidRDefault="007900E8" w:rsidP="00CD465A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輸入參數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7900E8" w:rsidRDefault="007900E8" w:rsidP="00CD465A">
            <w:pPr>
              <w:pStyle w:val="aff3"/>
            </w:pPr>
            <w:r>
              <w:rPr>
                <w:rFonts w:hint="eastAsia"/>
              </w:rPr>
              <w:t>@PCID : int</w:t>
            </w:r>
            <w:r>
              <w:rPr>
                <w:rFonts w:hint="eastAsia"/>
              </w:rPr>
              <w:t>，父節點</w:t>
            </w:r>
            <w:r>
              <w:rPr>
                <w:rFonts w:hint="eastAsia"/>
              </w:rPr>
              <w:t>ID</w:t>
            </w:r>
            <w:r>
              <w:t xml:space="preserve"> (Class.CID)</w:t>
            </w:r>
          </w:p>
          <w:p w:rsidR="007900E8" w:rsidRPr="009217CE" w:rsidRDefault="007900E8" w:rsidP="009F4064">
            <w:pPr>
              <w:pStyle w:val="aff3"/>
            </w:pPr>
            <w:r>
              <w:t xml:space="preserve">@CID : 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，目前的目錄節點的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 xml:space="preserve"> (</w:t>
            </w:r>
            <w:r>
              <w:t>Class.CID</w:t>
            </w:r>
            <w:r>
              <w:rPr>
                <w:rFonts w:hint="eastAsia"/>
              </w:rPr>
              <w:t>)</w:t>
            </w:r>
          </w:p>
        </w:tc>
      </w:tr>
      <w:tr w:rsidR="007900E8" w:rsidRPr="00AA0A1C" w:rsidTr="00CD465A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7900E8" w:rsidRDefault="007900E8" w:rsidP="00A45FEB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輸出</w:t>
            </w:r>
            <w:r w:rsidR="003216F9">
              <w:rPr>
                <w:rFonts w:hint="eastAsia"/>
                <w:b/>
              </w:rPr>
              <w:t>結果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7900E8" w:rsidRPr="009217CE" w:rsidRDefault="007900E8" w:rsidP="009F4064">
            <w:pPr>
              <w:pStyle w:val="aff3"/>
            </w:pPr>
            <w:r>
              <w:rPr>
                <w:rFonts w:hint="eastAsia"/>
              </w:rPr>
              <w:t>nvarchar(</w:t>
            </w:r>
            <w:r>
              <w:t>900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，產生的</w:t>
            </w:r>
            <w:r>
              <w:t>目前節點</w:t>
            </w:r>
            <w:r>
              <w:t>IDPath</w:t>
            </w:r>
          </w:p>
        </w:tc>
      </w:tr>
      <w:tr w:rsidR="007900E8" w:rsidRPr="00AA0A1C" w:rsidTr="00CD465A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7900E8" w:rsidRDefault="007900E8" w:rsidP="00CD465A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範例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7900E8" w:rsidRPr="009217CE" w:rsidRDefault="007900E8" w:rsidP="00CD465A">
            <w:pPr>
              <w:pStyle w:val="aff3"/>
            </w:pPr>
            <w:r>
              <w:rPr>
                <w:noProof/>
              </w:rPr>
              <w:drawing>
                <wp:inline distT="0" distB="0" distL="0" distR="0" wp14:anchorId="0A448BF2" wp14:editId="02B9781E">
                  <wp:extent cx="3414156" cy="1795758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173" cy="1798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900E8" w:rsidRDefault="007900E8" w:rsidP="009F4064"/>
    <w:p w:rsidR="007900E8" w:rsidRDefault="0051003B" w:rsidP="00FF32D3">
      <w:pPr>
        <w:pStyle w:val="2"/>
      </w:pPr>
      <w:r>
        <w:rPr>
          <w:rFonts w:hint="eastAsia"/>
        </w:rPr>
        <w:t>Stored Procedures</w:t>
      </w:r>
    </w:p>
    <w:p w:rsidR="0051003B" w:rsidRDefault="0051003B" w:rsidP="00807D99">
      <w:pPr>
        <w:pStyle w:val="3"/>
      </w:pPr>
      <w:r>
        <w:lastRenderedPageBreak/>
        <w:t>dbo.</w:t>
      </w:r>
      <w:r>
        <w:rPr>
          <w:rFonts w:hint="eastAsia"/>
        </w:rPr>
        <w:t>xps_</w:t>
      </w:r>
      <w:r>
        <w:t>insertClass</w:t>
      </w:r>
    </w:p>
    <w:p w:rsidR="00085A21" w:rsidRPr="00085A21" w:rsidRDefault="00486E86">
      <w:r>
        <w:rPr>
          <w:rFonts w:hint="eastAsia"/>
        </w:rPr>
        <w:t>新增一個目</w:t>
      </w:r>
      <w:del w:id="91" w:author="Windows 使用者" w:date="2019-01-25T15:05:00Z">
        <w:r w:rsidDel="00BD1C58">
          <w:rPr>
            <w:rFonts w:hint="eastAsia"/>
          </w:rPr>
          <w:delText>錄節點</w:delText>
        </w:r>
      </w:del>
      <w:r>
        <w:rPr>
          <w:rFonts w:hint="eastAsia"/>
        </w:rPr>
        <w:t>於指定的父節點之下。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205"/>
      </w:tblGrid>
      <w:tr w:rsidR="00085A21" w:rsidRPr="00AA0A1C" w:rsidTr="00CD465A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085A21" w:rsidRPr="00AA0A1C" w:rsidRDefault="00085A21" w:rsidP="00CD465A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函式</w:t>
            </w:r>
            <w:r w:rsidRPr="00AA0A1C">
              <w:rPr>
                <w:rFonts w:hint="eastAsia"/>
                <w:b/>
              </w:rPr>
              <w:t>名稱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085A21" w:rsidRPr="009217CE" w:rsidRDefault="00085A21" w:rsidP="00CD465A">
            <w:pPr>
              <w:pStyle w:val="aff3"/>
            </w:pPr>
            <w:r>
              <w:rPr>
                <w:rFonts w:hint="eastAsia"/>
              </w:rPr>
              <w:t>xps_insertClass</w:t>
            </w:r>
          </w:p>
        </w:tc>
      </w:tr>
      <w:tr w:rsidR="00085A21" w:rsidRPr="00AA0A1C" w:rsidTr="00CD465A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085A21" w:rsidRDefault="00085A21" w:rsidP="00CD465A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輸入參數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085A21" w:rsidRDefault="00085A21" w:rsidP="00CD465A">
            <w:pPr>
              <w:pStyle w:val="aff3"/>
            </w:pPr>
            <w:r w:rsidRPr="00C2112C">
              <w:rPr>
                <w:b/>
              </w:rPr>
              <w:t>@PCID :</w:t>
            </w:r>
            <w:r>
              <w:rPr>
                <w:rFonts w:hint="eastAsia"/>
              </w:rPr>
              <w:t xml:space="preserve"> int</w:t>
            </w:r>
            <w:r>
              <w:rPr>
                <w:rFonts w:hint="eastAsia"/>
              </w:rPr>
              <w:t>，父節點</w:t>
            </w:r>
            <w:r>
              <w:rPr>
                <w:rFonts w:hint="eastAsia"/>
              </w:rPr>
              <w:t>ID</w:t>
            </w:r>
            <w:r>
              <w:t xml:space="preserve"> (Class.CID)</w:t>
            </w:r>
          </w:p>
          <w:p w:rsidR="00085A21" w:rsidRDefault="00085A21">
            <w:pPr>
              <w:pStyle w:val="aff3"/>
            </w:pPr>
            <w:r w:rsidRPr="00C2112C">
              <w:rPr>
                <w:b/>
              </w:rPr>
              <w:t>@</w:t>
            </w:r>
            <w:r w:rsidR="00064140" w:rsidRPr="00C2112C">
              <w:rPr>
                <w:b/>
              </w:rPr>
              <w:t>Type</w:t>
            </w:r>
            <w:r w:rsidRPr="00C2112C">
              <w:rPr>
                <w:b/>
              </w:rPr>
              <w:t xml:space="preserve"> : </w:t>
            </w:r>
            <w:r w:rsidR="00064140">
              <w:t>smallint</w:t>
            </w:r>
            <w:r>
              <w:rPr>
                <w:rFonts w:hint="eastAsia"/>
              </w:rPr>
              <w:t>，</w:t>
            </w:r>
            <w:r w:rsidR="00807D99">
              <w:t>E</w:t>
            </w:r>
            <w:r w:rsidR="00807D99">
              <w:rPr>
                <w:rFonts w:hint="eastAsia"/>
              </w:rPr>
              <w:t>ntity</w:t>
            </w:r>
            <w:r w:rsidR="00064140">
              <w:rPr>
                <w:rFonts w:hint="eastAsia"/>
              </w:rPr>
              <w:t>的</w:t>
            </w:r>
            <w:r w:rsidR="00064140">
              <w:rPr>
                <w:rFonts w:hint="eastAsia"/>
              </w:rPr>
              <w:t>ID</w:t>
            </w:r>
            <w:r w:rsidR="00064140">
              <w:t xml:space="preserve"> </w:t>
            </w:r>
            <w:r w:rsidR="00064140">
              <w:rPr>
                <w:rFonts w:hint="eastAsia"/>
              </w:rPr>
              <w:t>(</w:t>
            </w:r>
            <w:r w:rsidR="00807D99">
              <w:t>E</w:t>
            </w:r>
            <w:r w:rsidR="00807D99">
              <w:rPr>
                <w:rFonts w:hint="eastAsia"/>
              </w:rPr>
              <w:t>ntity</w:t>
            </w:r>
            <w:r w:rsidR="00064140">
              <w:t>.</w:t>
            </w:r>
            <w:r w:rsidR="00807D99">
              <w:t>E</w:t>
            </w:r>
            <w:r w:rsidR="00064140">
              <w:t>ID</w:t>
            </w:r>
            <w:r w:rsidR="00064140">
              <w:rPr>
                <w:rFonts w:hint="eastAsia"/>
              </w:rPr>
              <w:t>)</w:t>
            </w:r>
            <w:r w:rsidR="00064140">
              <w:rPr>
                <w:rFonts w:hint="eastAsia"/>
              </w:rPr>
              <w:t>，可為</w:t>
            </w:r>
            <w:r w:rsidR="00064140">
              <w:rPr>
                <w:rFonts w:hint="eastAsia"/>
              </w:rPr>
              <w:t>null</w:t>
            </w:r>
          </w:p>
          <w:p w:rsidR="00064140" w:rsidRDefault="00064140">
            <w:pPr>
              <w:pStyle w:val="aff3"/>
            </w:pPr>
            <w:r w:rsidRPr="00C2112C">
              <w:rPr>
                <w:b/>
              </w:rPr>
              <w:t>@CName :</w:t>
            </w:r>
            <w:r w:rsidR="00807D99">
              <w:t xml:space="preserve"> nvarchar(255)</w:t>
            </w:r>
            <w:r w:rsidR="00807D99">
              <w:rPr>
                <w:rFonts w:hint="eastAsia"/>
              </w:rPr>
              <w:t>，</w:t>
            </w:r>
            <w:r>
              <w:t>目錄名</w:t>
            </w:r>
            <w:r>
              <w:rPr>
                <w:rFonts w:hint="eastAsia"/>
              </w:rPr>
              <w:t>稱</w:t>
            </w:r>
          </w:p>
          <w:p w:rsidR="00064140" w:rsidRDefault="00064140">
            <w:pPr>
              <w:pStyle w:val="aff3"/>
            </w:pPr>
            <w:r w:rsidRPr="00C2112C">
              <w:rPr>
                <w:b/>
              </w:rPr>
              <w:t>@CDes :</w:t>
            </w:r>
            <w:r w:rsidR="00807D99" w:rsidRPr="00C2112C">
              <w:rPr>
                <w:b/>
              </w:rPr>
              <w:t xml:space="preserve"> </w:t>
            </w:r>
            <w:r w:rsidR="00807D99">
              <w:rPr>
                <w:rFonts w:hint="eastAsia"/>
              </w:rPr>
              <w:t>nvarchar(</w:t>
            </w:r>
            <w:r w:rsidR="00807D99">
              <w:t>4000</w:t>
            </w:r>
            <w:r w:rsidR="00807D99">
              <w:rPr>
                <w:rFonts w:hint="eastAsia"/>
              </w:rPr>
              <w:t>)</w:t>
            </w:r>
            <w:r w:rsidR="00807D99">
              <w:rPr>
                <w:rFonts w:hint="eastAsia"/>
              </w:rPr>
              <w:t>，</w:t>
            </w:r>
            <w:r>
              <w:rPr>
                <w:rFonts w:hint="eastAsia"/>
              </w:rPr>
              <w:t>目錄描述，可為</w:t>
            </w:r>
            <w:r>
              <w:rPr>
                <w:rFonts w:hint="eastAsia"/>
              </w:rPr>
              <w:t>null</w:t>
            </w:r>
          </w:p>
          <w:p w:rsidR="00064140" w:rsidRPr="009217CE" w:rsidRDefault="00064140">
            <w:pPr>
              <w:pStyle w:val="aff3"/>
            </w:pPr>
            <w:r w:rsidRPr="00C2112C">
              <w:rPr>
                <w:b/>
              </w:rPr>
              <w:t xml:space="preserve">@OwnerMID : </w:t>
            </w:r>
            <w:r w:rsidR="00807D99">
              <w:t>int</w:t>
            </w:r>
            <w:r w:rsidR="00807D99">
              <w:rPr>
                <w:rFonts w:hint="eastAsia"/>
              </w:rPr>
              <w:t>，</w:t>
            </w:r>
            <w:r>
              <w:rPr>
                <w:rFonts w:hint="eastAsia"/>
              </w:rPr>
              <w:t>目錄的擁有者</w:t>
            </w:r>
            <w:r>
              <w:rPr>
                <w:rFonts w:hint="eastAsia"/>
              </w:rPr>
              <w:t xml:space="preserve"> (</w:t>
            </w:r>
            <w:r>
              <w:t>Member.MID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，可為</w:t>
            </w:r>
            <w:r>
              <w:rPr>
                <w:rFonts w:hint="eastAsia"/>
              </w:rPr>
              <w:t>null</w:t>
            </w:r>
          </w:p>
        </w:tc>
      </w:tr>
      <w:tr w:rsidR="00085A21" w:rsidRPr="00AA0A1C" w:rsidTr="00CD465A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085A21" w:rsidRDefault="00085A21" w:rsidP="00CD465A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輸出參數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085A21" w:rsidRPr="009217CE" w:rsidRDefault="00085A21">
            <w:pPr>
              <w:pStyle w:val="aff3"/>
            </w:pPr>
            <w:r w:rsidRPr="00C2112C">
              <w:rPr>
                <w:b/>
              </w:rPr>
              <w:t>@</w:t>
            </w:r>
            <w:r w:rsidR="00363FA0" w:rsidRPr="00C2112C">
              <w:rPr>
                <w:b/>
              </w:rPr>
              <w:t>NewCID :</w:t>
            </w:r>
            <w:r w:rsidR="00363FA0">
              <w:rPr>
                <w:rFonts w:hint="eastAsia"/>
              </w:rPr>
              <w:t xml:space="preserve"> int</w:t>
            </w:r>
            <w:r>
              <w:rPr>
                <w:rFonts w:hint="eastAsia"/>
              </w:rPr>
              <w:t>，</w:t>
            </w:r>
            <w:r w:rsidR="00363FA0">
              <w:rPr>
                <w:rFonts w:hint="eastAsia"/>
              </w:rPr>
              <w:t>新增的目錄節點</w:t>
            </w:r>
            <w:r w:rsidR="00363FA0">
              <w:rPr>
                <w:rFonts w:hint="eastAsia"/>
              </w:rPr>
              <w:t>ID</w:t>
            </w:r>
          </w:p>
        </w:tc>
      </w:tr>
      <w:tr w:rsidR="00085A21" w:rsidRPr="00AA0A1C" w:rsidTr="00CD465A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085A21" w:rsidRDefault="00085A21" w:rsidP="00CD465A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範例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962D97" w:rsidRDefault="00962D97" w:rsidP="00CD465A">
            <w:pPr>
              <w:pStyle w:val="aff3"/>
            </w:pPr>
            <w:r>
              <w:rPr>
                <w:rFonts w:hint="eastAsia"/>
              </w:rPr>
              <w:t>範例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</w:p>
          <w:p w:rsidR="00085A21" w:rsidRDefault="00962D97" w:rsidP="00CD465A">
            <w:pPr>
              <w:pStyle w:val="aff3"/>
            </w:pPr>
            <w:r>
              <w:rPr>
                <w:noProof/>
              </w:rPr>
              <w:drawing>
                <wp:inline distT="0" distB="0" distL="0" distR="0" wp14:anchorId="2041C907" wp14:editId="16C9D8E1">
                  <wp:extent cx="4459185" cy="1618871"/>
                  <wp:effectExtent l="0" t="0" r="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941" cy="1629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62D97" w:rsidRDefault="00962D97" w:rsidP="00CD465A">
            <w:pPr>
              <w:pStyle w:val="aff3"/>
            </w:pPr>
            <w:r>
              <w:t>範例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</w:p>
          <w:p w:rsidR="00962D97" w:rsidRPr="009217CE" w:rsidRDefault="00962D97" w:rsidP="00CD465A">
            <w:pPr>
              <w:pStyle w:val="aff3"/>
            </w:pPr>
            <w:r>
              <w:rPr>
                <w:noProof/>
              </w:rPr>
              <w:drawing>
                <wp:inline distT="0" distB="0" distL="0" distR="0" wp14:anchorId="5891F738" wp14:editId="72C6041F">
                  <wp:extent cx="4358244" cy="1677639"/>
                  <wp:effectExtent l="0" t="0" r="0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381" cy="168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85A21" w:rsidRDefault="00085A21"/>
    <w:p w:rsidR="00486E86" w:rsidRDefault="00486E86" w:rsidP="00C12A50">
      <w:pPr>
        <w:pStyle w:val="3"/>
      </w:pPr>
      <w:r>
        <w:rPr>
          <w:rFonts w:hint="eastAsia"/>
        </w:rPr>
        <w:t>dbo.xps_deleteClass</w:t>
      </w:r>
    </w:p>
    <w:p w:rsidR="00486E86" w:rsidRDefault="008063EB" w:rsidP="00C12A50">
      <w:r w:rsidRPr="006716A1">
        <w:rPr>
          <w:rFonts w:hint="eastAsia"/>
          <w:b/>
        </w:rPr>
        <w:t>實際</w:t>
      </w:r>
      <w:r w:rsidRPr="006716A1">
        <w:rPr>
          <w:b/>
        </w:rPr>
        <w:t>刪除</w:t>
      </w:r>
      <w:r w:rsidR="00486E86">
        <w:rPr>
          <w:rFonts w:hint="eastAsia"/>
        </w:rPr>
        <w:t>指定的</w:t>
      </w:r>
      <w:r w:rsidR="00486E86">
        <w:rPr>
          <w:rFonts w:hint="eastAsia"/>
        </w:rPr>
        <w:t>Class</w:t>
      </w:r>
      <w:r w:rsidR="00486E86">
        <w:rPr>
          <w:rFonts w:hint="eastAsia"/>
        </w:rPr>
        <w:t>節點。</w:t>
      </w:r>
    </w:p>
    <w:p w:rsidR="00486E86" w:rsidRDefault="00486E86" w:rsidP="00C12A50">
      <w:r>
        <w:t>此</w:t>
      </w:r>
      <w:r>
        <w:rPr>
          <w:rFonts w:hint="eastAsia"/>
        </w:rPr>
        <w:t>Stored Procedure</w:t>
      </w:r>
      <w:r>
        <w:rPr>
          <w:rFonts w:hint="eastAsia"/>
        </w:rPr>
        <w:t>是將指定的節點做</w:t>
      </w:r>
      <w:r w:rsidR="008063EB" w:rsidRPr="00C12A50">
        <w:rPr>
          <w:rFonts w:hint="eastAsia"/>
          <w:b/>
        </w:rPr>
        <w:t>實際</w:t>
      </w:r>
      <w:r w:rsidRPr="00C12A50">
        <w:rPr>
          <w:b/>
        </w:rPr>
        <w:t>刪除</w:t>
      </w:r>
      <w:r>
        <w:t>的動作</w:t>
      </w:r>
      <w:r>
        <w:rPr>
          <w:rFonts w:hint="eastAsia"/>
        </w:rPr>
        <w:t>，</w:t>
      </w:r>
      <w:r>
        <w:t>資料庫將不再存在此節點</w:t>
      </w:r>
      <w:r>
        <w:rPr>
          <w:rFonts w:hint="eastAsia"/>
        </w:rPr>
        <w:t>，</w:t>
      </w:r>
      <w:r w:rsidRPr="00C12A50">
        <w:rPr>
          <w:b/>
        </w:rPr>
        <w:t>請</w:t>
      </w:r>
      <w:r w:rsidR="004908D8" w:rsidRPr="00C12A50">
        <w:rPr>
          <w:b/>
        </w:rPr>
        <w:t>小心使用</w:t>
      </w:r>
      <w:r w:rsidR="004908D8" w:rsidRPr="00C12A50">
        <w:rPr>
          <w:rFonts w:hint="eastAsia"/>
          <w:b/>
        </w:rPr>
        <w:t>。</w:t>
      </w:r>
    </w:p>
    <w:p w:rsidR="004908D8" w:rsidRPr="00C12A50" w:rsidRDefault="004908D8" w:rsidP="00C12A50">
      <w:pPr>
        <w:rPr>
          <w:color w:val="FF0000"/>
        </w:rPr>
      </w:pPr>
      <w:proofErr w:type="gramStart"/>
      <w:r w:rsidRPr="00C12A50">
        <w:rPr>
          <w:rFonts w:hint="eastAsia"/>
          <w:b/>
          <w:color w:val="FF0000"/>
        </w:rPr>
        <w:t>註</w:t>
      </w:r>
      <w:proofErr w:type="gramEnd"/>
      <w:r w:rsidRPr="00C12A50">
        <w:rPr>
          <w:rFonts w:hint="eastAsia"/>
          <w:b/>
          <w:color w:val="FF0000"/>
        </w:rPr>
        <w:t>：</w:t>
      </w:r>
      <w:r w:rsidRPr="00C12A50">
        <w:rPr>
          <w:color w:val="FF0000"/>
        </w:rPr>
        <w:t>刪除的過程中會將此節點的基本關聯記錄</w:t>
      </w:r>
      <w:r w:rsidRPr="00C12A50">
        <w:rPr>
          <w:rFonts w:hint="eastAsia"/>
          <w:color w:val="FF0000"/>
        </w:rPr>
        <w:t xml:space="preserve"> (</w:t>
      </w:r>
      <w:r w:rsidRPr="00C12A50">
        <w:rPr>
          <w:color w:val="FF0000"/>
        </w:rPr>
        <w:t>CO, Inheritance, P</w:t>
      </w:r>
      <w:r w:rsidRPr="00C12A50">
        <w:rPr>
          <w:rFonts w:hint="eastAsia"/>
          <w:color w:val="FF0000"/>
        </w:rPr>
        <w:t>ermission)</w:t>
      </w:r>
      <w:r w:rsidRPr="00C12A50">
        <w:rPr>
          <w:color w:val="FF0000"/>
        </w:rPr>
        <w:t xml:space="preserve"> </w:t>
      </w:r>
      <w:r w:rsidRPr="00C12A50">
        <w:rPr>
          <w:color w:val="FF0000"/>
        </w:rPr>
        <w:t>給</w:t>
      </w:r>
      <w:r>
        <w:rPr>
          <w:color w:val="FF0000"/>
        </w:rPr>
        <w:t>一併</w:t>
      </w:r>
      <w:r w:rsidRPr="00C12A50">
        <w:rPr>
          <w:color w:val="FF0000"/>
        </w:rPr>
        <w:t>刪除</w:t>
      </w:r>
      <w:r w:rsidRPr="00C12A50">
        <w:rPr>
          <w:rFonts w:hint="eastAsia"/>
          <w:color w:val="FF0000"/>
        </w:rPr>
        <w:t>。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205"/>
      </w:tblGrid>
      <w:tr w:rsidR="00486E86" w:rsidRPr="00AA0A1C" w:rsidTr="00486E86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486E86" w:rsidRPr="00AA0A1C" w:rsidRDefault="00486E86" w:rsidP="00486E86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函式</w:t>
            </w:r>
            <w:r w:rsidRPr="00AA0A1C">
              <w:rPr>
                <w:rFonts w:hint="eastAsia"/>
                <w:b/>
              </w:rPr>
              <w:t>名稱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486E86" w:rsidRPr="009217CE" w:rsidRDefault="00486E86" w:rsidP="00C12A50">
            <w:pPr>
              <w:pStyle w:val="aff3"/>
            </w:pPr>
            <w:r>
              <w:rPr>
                <w:rFonts w:hint="eastAsia"/>
              </w:rPr>
              <w:t>xps_</w:t>
            </w:r>
            <w:r>
              <w:t>deleteClass</w:t>
            </w:r>
          </w:p>
        </w:tc>
      </w:tr>
      <w:tr w:rsidR="00486E86" w:rsidRPr="00AA0A1C" w:rsidTr="00486E86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486E86" w:rsidRDefault="00486E86" w:rsidP="00486E86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輸入參數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486E86" w:rsidRPr="009217CE" w:rsidRDefault="00486E86" w:rsidP="00486E86">
            <w:pPr>
              <w:pStyle w:val="aff3"/>
            </w:pPr>
            <w:r w:rsidRPr="00C2112C">
              <w:rPr>
                <w:b/>
              </w:rPr>
              <w:t>@</w:t>
            </w:r>
            <w:r>
              <w:rPr>
                <w:b/>
              </w:rPr>
              <w:t>CID</w:t>
            </w:r>
            <w:r w:rsidRPr="00C2112C">
              <w:rPr>
                <w:b/>
              </w:rPr>
              <w:t xml:space="preserve"> :</w:t>
            </w:r>
            <w:r>
              <w:rPr>
                <w:rFonts w:hint="eastAsia"/>
              </w:rPr>
              <w:t xml:space="preserve"> int</w:t>
            </w:r>
            <w:r w:rsidR="008063EB">
              <w:rPr>
                <w:rFonts w:hint="eastAsia"/>
              </w:rPr>
              <w:t>，欲</w:t>
            </w:r>
            <w:r w:rsidR="004D6849">
              <w:rPr>
                <w:rFonts w:hint="eastAsia"/>
              </w:rPr>
              <w:t>實際</w:t>
            </w:r>
            <w:r w:rsidR="008063EB" w:rsidRPr="00C12A50">
              <w:rPr>
                <w:rFonts w:hint="eastAsia"/>
              </w:rPr>
              <w:t>刪除</w:t>
            </w:r>
            <w:r w:rsidR="008063EB">
              <w:rPr>
                <w:rFonts w:hint="eastAsia"/>
              </w:rPr>
              <w:t>的</w:t>
            </w:r>
            <w:r>
              <w:rPr>
                <w:rFonts w:hint="eastAsia"/>
              </w:rPr>
              <w:t>節點</w:t>
            </w:r>
            <w:r>
              <w:rPr>
                <w:rFonts w:hint="eastAsia"/>
              </w:rPr>
              <w:t>ID</w:t>
            </w:r>
            <w:r w:rsidR="008063EB">
              <w:t xml:space="preserve"> (Class.CID)</w:t>
            </w:r>
          </w:p>
        </w:tc>
      </w:tr>
      <w:tr w:rsidR="00486E86" w:rsidRPr="00AA0A1C" w:rsidTr="00486E86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486E86" w:rsidRDefault="00486E86" w:rsidP="00486E86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輸出參數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486E86" w:rsidRPr="009217CE" w:rsidRDefault="00486E86" w:rsidP="00486E86">
            <w:pPr>
              <w:pStyle w:val="aff3"/>
            </w:pPr>
          </w:p>
        </w:tc>
      </w:tr>
      <w:tr w:rsidR="00486E86" w:rsidRPr="00AA0A1C" w:rsidTr="00486E86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486E86" w:rsidRDefault="00486E86" w:rsidP="00486E86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範例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486E86" w:rsidRPr="009217CE" w:rsidRDefault="001B37CA" w:rsidP="00486E86">
            <w:pPr>
              <w:pStyle w:val="aff3"/>
            </w:pPr>
            <w:r>
              <w:rPr>
                <w:noProof/>
              </w:rPr>
              <w:drawing>
                <wp:inline distT="0" distB="0" distL="0" distR="0" wp14:anchorId="3198FEDE" wp14:editId="557649D0">
                  <wp:extent cx="3414156" cy="1248259"/>
                  <wp:effectExtent l="0" t="0" r="0" b="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631" cy="125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B37CA" w:rsidRDefault="001B37CA" w:rsidP="000300C6"/>
    <w:p w:rsidR="008063EB" w:rsidRDefault="008063EB" w:rsidP="00C12A50">
      <w:pPr>
        <w:pStyle w:val="3"/>
      </w:pPr>
      <w:r>
        <w:rPr>
          <w:rFonts w:hint="eastAsia"/>
        </w:rPr>
        <w:t>dbo.xps_</w:t>
      </w:r>
      <w:r w:rsidR="00D10715">
        <w:t>delete</w:t>
      </w:r>
      <w:r w:rsidR="00D10715">
        <w:rPr>
          <w:rFonts w:hint="eastAsia"/>
        </w:rPr>
        <w:t>Class</w:t>
      </w:r>
      <w:r w:rsidR="00D10715">
        <w:t>ByMark</w:t>
      </w:r>
    </w:p>
    <w:p w:rsidR="008063EB" w:rsidRDefault="008063EB" w:rsidP="00C12A50">
      <w:r>
        <w:rPr>
          <w:rFonts w:hint="eastAsia"/>
          <w:b/>
        </w:rPr>
        <w:t>邏輯</w:t>
      </w:r>
      <w:r w:rsidRPr="006716A1">
        <w:rPr>
          <w:b/>
        </w:rPr>
        <w:t>刪除</w:t>
      </w:r>
      <w:r w:rsidR="004D6849">
        <w:rPr>
          <w:rFonts w:hint="eastAsia"/>
          <w:b/>
        </w:rPr>
        <w:t xml:space="preserve"> (</w:t>
      </w:r>
      <w:r w:rsidR="004D6849">
        <w:rPr>
          <w:rFonts w:hint="eastAsia"/>
          <w:b/>
        </w:rPr>
        <w:t>標記刪除</w:t>
      </w:r>
      <w:r w:rsidR="004D6849">
        <w:rPr>
          <w:rFonts w:hint="eastAsia"/>
          <w:b/>
        </w:rPr>
        <w:t>)</w:t>
      </w:r>
      <w:r w:rsidR="004D6849">
        <w:rPr>
          <w:b/>
        </w:rPr>
        <w:t xml:space="preserve"> </w:t>
      </w:r>
      <w:r>
        <w:rPr>
          <w:rFonts w:hint="eastAsia"/>
        </w:rPr>
        <w:t>指定的</w:t>
      </w:r>
      <w:r>
        <w:rPr>
          <w:rFonts w:hint="eastAsia"/>
        </w:rPr>
        <w:t>Class</w:t>
      </w:r>
      <w:r>
        <w:rPr>
          <w:rFonts w:hint="eastAsia"/>
        </w:rPr>
        <w:t>節點。</w:t>
      </w:r>
    </w:p>
    <w:p w:rsidR="008063EB" w:rsidRDefault="008063EB" w:rsidP="00C12A50">
      <w:r>
        <w:t>此</w:t>
      </w:r>
      <w:r>
        <w:rPr>
          <w:rFonts w:hint="eastAsia"/>
        </w:rPr>
        <w:t>Stored Procedure</w:t>
      </w:r>
      <w:r>
        <w:rPr>
          <w:rFonts w:hint="eastAsia"/>
        </w:rPr>
        <w:t>是將指定的節點做</w:t>
      </w:r>
      <w:r w:rsidRPr="00C12A50">
        <w:rPr>
          <w:rFonts w:hint="eastAsia"/>
          <w:b/>
        </w:rPr>
        <w:t>邏輯</w:t>
      </w:r>
      <w:r w:rsidRPr="006716A1">
        <w:rPr>
          <w:b/>
        </w:rPr>
        <w:t>刪除</w:t>
      </w:r>
      <w:r>
        <w:t>的動作</w:t>
      </w:r>
      <w:r>
        <w:rPr>
          <w:rFonts w:hint="eastAsia"/>
        </w:rPr>
        <w:t xml:space="preserve"> </w:t>
      </w:r>
      <w:r w:rsidRPr="00C12A50">
        <w:rPr>
          <w:rFonts w:hint="eastAsia"/>
          <w:b/>
        </w:rPr>
        <w:t>(</w:t>
      </w:r>
      <w:r w:rsidRPr="00C12A50">
        <w:rPr>
          <w:rFonts w:hint="eastAsia"/>
          <w:b/>
        </w:rPr>
        <w:t>將</w:t>
      </w:r>
      <w:r w:rsidRPr="00C12A50">
        <w:rPr>
          <w:rFonts w:hint="eastAsia"/>
          <w:b/>
        </w:rPr>
        <w:t>bDel</w:t>
      </w:r>
      <w:r w:rsidRPr="00C12A50">
        <w:rPr>
          <w:rFonts w:hint="eastAsia"/>
          <w:b/>
        </w:rPr>
        <w:t>的欄位設為</w:t>
      </w:r>
      <w:r w:rsidRPr="00C12A50">
        <w:rPr>
          <w:rFonts w:hint="eastAsia"/>
          <w:b/>
        </w:rPr>
        <w:t>1)</w:t>
      </w:r>
      <w:r>
        <w:rPr>
          <w:rFonts w:hint="eastAsia"/>
        </w:rPr>
        <w:t>，資料仍舊存在於</w:t>
      </w:r>
      <w:r>
        <w:rPr>
          <w:rFonts w:hint="eastAsia"/>
        </w:rPr>
        <w:t>Class Table</w:t>
      </w:r>
      <w:r>
        <w:rPr>
          <w:rFonts w:hint="eastAsia"/>
        </w:rPr>
        <w:t>。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205"/>
      </w:tblGrid>
      <w:tr w:rsidR="008063EB" w:rsidRPr="00AA0A1C" w:rsidTr="00476578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8063EB" w:rsidRPr="00AA0A1C" w:rsidRDefault="008063EB" w:rsidP="00476578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函式</w:t>
            </w:r>
            <w:r w:rsidRPr="00AA0A1C">
              <w:rPr>
                <w:rFonts w:hint="eastAsia"/>
                <w:b/>
              </w:rPr>
              <w:t>名稱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8063EB" w:rsidRPr="009217CE" w:rsidRDefault="008063EB" w:rsidP="00C12A50">
            <w:pPr>
              <w:pStyle w:val="aff3"/>
            </w:pPr>
            <w:r>
              <w:rPr>
                <w:rFonts w:hint="eastAsia"/>
              </w:rPr>
              <w:t>xps_</w:t>
            </w:r>
            <w:r w:rsidR="005734E4">
              <w:t>delete</w:t>
            </w:r>
            <w:r w:rsidR="005734E4">
              <w:rPr>
                <w:rFonts w:hint="eastAsia"/>
              </w:rPr>
              <w:t>Class</w:t>
            </w:r>
            <w:r w:rsidR="005734E4">
              <w:t>ByMark</w:t>
            </w:r>
          </w:p>
        </w:tc>
      </w:tr>
      <w:tr w:rsidR="008063EB" w:rsidRPr="00AA0A1C" w:rsidTr="00476578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8063EB" w:rsidRDefault="008063EB" w:rsidP="00476578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輸入參數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8063EB" w:rsidRPr="009217CE" w:rsidRDefault="008063EB" w:rsidP="00476578">
            <w:pPr>
              <w:pStyle w:val="aff3"/>
            </w:pPr>
            <w:r w:rsidRPr="00C2112C">
              <w:rPr>
                <w:b/>
              </w:rPr>
              <w:t>@</w:t>
            </w:r>
            <w:r>
              <w:rPr>
                <w:b/>
              </w:rPr>
              <w:t>CID</w:t>
            </w:r>
            <w:r w:rsidRPr="00C2112C">
              <w:rPr>
                <w:b/>
              </w:rPr>
              <w:t xml:space="preserve"> :</w:t>
            </w:r>
            <w:r>
              <w:rPr>
                <w:rFonts w:hint="eastAsia"/>
              </w:rPr>
              <w:t xml:space="preserve"> int</w:t>
            </w:r>
            <w:r>
              <w:rPr>
                <w:rFonts w:hint="eastAsia"/>
              </w:rPr>
              <w:t>，欲</w:t>
            </w:r>
            <w:r w:rsidR="004D6849">
              <w:rPr>
                <w:rFonts w:hint="eastAsia"/>
              </w:rPr>
              <w:t>邏輯</w:t>
            </w:r>
            <w:r>
              <w:rPr>
                <w:rFonts w:hint="eastAsia"/>
              </w:rPr>
              <w:t>刪除的節點</w:t>
            </w:r>
            <w:r>
              <w:rPr>
                <w:rFonts w:hint="eastAsia"/>
              </w:rPr>
              <w:t>ID</w:t>
            </w:r>
            <w:r>
              <w:t xml:space="preserve"> (Class.CID)</w:t>
            </w:r>
          </w:p>
        </w:tc>
      </w:tr>
      <w:tr w:rsidR="008063EB" w:rsidRPr="00AA0A1C" w:rsidTr="00476578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8063EB" w:rsidRDefault="008063EB" w:rsidP="00476578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輸出參數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8063EB" w:rsidRPr="009217CE" w:rsidRDefault="008063EB" w:rsidP="00476578">
            <w:pPr>
              <w:pStyle w:val="aff3"/>
            </w:pPr>
          </w:p>
        </w:tc>
      </w:tr>
      <w:tr w:rsidR="008063EB" w:rsidRPr="00AA0A1C" w:rsidTr="00476578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8063EB" w:rsidRDefault="008063EB" w:rsidP="00476578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範例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8063EB" w:rsidRPr="009217CE" w:rsidRDefault="00265817" w:rsidP="00476578">
            <w:pPr>
              <w:pStyle w:val="aff3"/>
            </w:pPr>
            <w:r>
              <w:rPr>
                <w:noProof/>
              </w:rPr>
              <w:drawing>
                <wp:inline distT="0" distB="0" distL="0" distR="0" wp14:anchorId="35FA8F1F" wp14:editId="68517AF1">
                  <wp:extent cx="3485408" cy="1535239"/>
                  <wp:effectExtent l="0" t="0" r="0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8713" cy="154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063EB" w:rsidRDefault="008063EB" w:rsidP="00C12A50"/>
    <w:p w:rsidR="00A37EDF" w:rsidRDefault="00BB44AF" w:rsidP="00E4574F">
      <w:pPr>
        <w:pStyle w:val="3"/>
      </w:pPr>
      <w:r>
        <w:rPr>
          <w:rFonts w:hint="eastAsia"/>
        </w:rPr>
        <w:t>dbo.xps_insertEntity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205"/>
      </w:tblGrid>
      <w:tr w:rsidR="008E0F55" w:rsidRPr="00AA0A1C" w:rsidTr="005A60F1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8E0F55" w:rsidRPr="00AA0A1C" w:rsidRDefault="008E0F55" w:rsidP="005A60F1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函式</w:t>
            </w:r>
            <w:r w:rsidRPr="00AA0A1C">
              <w:rPr>
                <w:rFonts w:hint="eastAsia"/>
                <w:b/>
              </w:rPr>
              <w:t>名稱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8E0F55" w:rsidRPr="009217CE" w:rsidRDefault="008E0F55" w:rsidP="00E4574F">
            <w:pPr>
              <w:pStyle w:val="aff3"/>
            </w:pPr>
            <w:r>
              <w:rPr>
                <w:rFonts w:hint="eastAsia"/>
              </w:rPr>
              <w:t>xps_insert</w:t>
            </w:r>
            <w:r>
              <w:t>Entity</w:t>
            </w:r>
          </w:p>
        </w:tc>
      </w:tr>
      <w:tr w:rsidR="008E0F55" w:rsidRPr="00AA0A1C" w:rsidTr="005A60F1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8E0F55" w:rsidRDefault="008E0F55" w:rsidP="005A60F1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輸入參數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8E0F55" w:rsidRDefault="008E0F55" w:rsidP="005A60F1">
            <w:pPr>
              <w:pStyle w:val="aff3"/>
            </w:pPr>
            <w:r w:rsidRPr="004C452F">
              <w:rPr>
                <w:rFonts w:hint="eastAsia"/>
                <w:b/>
              </w:rPr>
              <w:t>@</w:t>
            </w:r>
            <w:r w:rsidRPr="004C452F">
              <w:rPr>
                <w:b/>
              </w:rPr>
              <w:t>CName :</w:t>
            </w:r>
            <w:r>
              <w:t xml:space="preserve"> </w:t>
            </w:r>
            <w:r>
              <w:rPr>
                <w:rFonts w:hint="eastAsia"/>
              </w:rPr>
              <w:t>nvarchar(</w:t>
            </w:r>
            <w:r>
              <w:t>max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</w:t>
            </w:r>
            <w:r w:rsidR="0027268E">
              <w:rPr>
                <w:rFonts w:hint="eastAsia"/>
              </w:rPr>
              <w:t>E</w:t>
            </w:r>
            <w:r w:rsidR="0027268E">
              <w:t>ntity</w:t>
            </w:r>
            <w:r w:rsidR="0027268E">
              <w:t>的中文</w:t>
            </w:r>
            <w:r>
              <w:rPr>
                <w:rFonts w:hint="eastAsia"/>
              </w:rPr>
              <w:t>名稱</w:t>
            </w:r>
            <w:r w:rsidR="0027268E">
              <w:rPr>
                <w:rFonts w:hint="eastAsia"/>
              </w:rPr>
              <w:t>，</w:t>
            </w:r>
            <w:r w:rsidR="0027268E">
              <w:rPr>
                <w:rFonts w:hint="eastAsia"/>
              </w:rPr>
              <w:t>Not Null</w:t>
            </w:r>
            <w:r>
              <w:rPr>
                <w:rFonts w:hint="eastAsia"/>
              </w:rPr>
              <w:t>。</w:t>
            </w:r>
          </w:p>
          <w:p w:rsidR="008E0F55" w:rsidRDefault="008E0F55" w:rsidP="005A60F1">
            <w:pPr>
              <w:pStyle w:val="aff3"/>
            </w:pPr>
            <w:r w:rsidRPr="004C452F">
              <w:rPr>
                <w:rFonts w:hint="eastAsia"/>
                <w:b/>
              </w:rPr>
              <w:t>@</w:t>
            </w:r>
            <w:r w:rsidR="0027268E">
              <w:rPr>
                <w:b/>
              </w:rPr>
              <w:t>EName</w:t>
            </w:r>
            <w:r w:rsidRPr="004C452F">
              <w:rPr>
                <w:rFonts w:hint="eastAsia"/>
                <w:b/>
              </w:rPr>
              <w:t xml:space="preserve"> : </w:t>
            </w:r>
            <w:r>
              <w:rPr>
                <w:rFonts w:hint="eastAsia"/>
              </w:rPr>
              <w:t>nvarchar(</w:t>
            </w:r>
            <w:r>
              <w:t>max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</w:t>
            </w:r>
            <w:r w:rsidR="0027268E">
              <w:rPr>
                <w:rFonts w:hint="eastAsia"/>
              </w:rPr>
              <w:t>E</w:t>
            </w:r>
            <w:r w:rsidR="0027268E">
              <w:t>ntity</w:t>
            </w:r>
            <w:r w:rsidR="0027268E">
              <w:t>的</w:t>
            </w:r>
            <w:r w:rsidR="0027268E">
              <w:rPr>
                <w:rFonts w:hint="eastAsia"/>
              </w:rPr>
              <w:t>英文名稱</w:t>
            </w:r>
            <w:r>
              <w:rPr>
                <w:rFonts w:hint="eastAsia"/>
              </w:rPr>
              <w:t>，</w:t>
            </w:r>
            <w:r w:rsidR="00C67D09">
              <w:rPr>
                <w:rFonts w:hint="eastAsia"/>
              </w:rPr>
              <w:t>N</w:t>
            </w:r>
            <w:r w:rsidR="00C67D09">
              <w:t xml:space="preserve">ot </w:t>
            </w:r>
            <w:r>
              <w:rPr>
                <w:rFonts w:hint="eastAsia"/>
              </w:rPr>
              <w:t>Nu</w:t>
            </w:r>
            <w:r>
              <w:t>ll</w:t>
            </w:r>
            <w:r>
              <w:rPr>
                <w:rFonts w:hint="eastAsia"/>
              </w:rPr>
              <w:t>。</w:t>
            </w:r>
          </w:p>
          <w:p w:rsidR="008E0F55" w:rsidRPr="009217CE" w:rsidRDefault="008E0F55" w:rsidP="005A60F1">
            <w:pPr>
              <w:pStyle w:val="aff3"/>
            </w:pPr>
            <w:r w:rsidRPr="004C452F">
              <w:rPr>
                <w:rFonts w:hint="eastAsia"/>
                <w:b/>
              </w:rPr>
              <w:t>@</w:t>
            </w:r>
            <w:r w:rsidR="0027268E">
              <w:rPr>
                <w:rFonts w:hint="eastAsia"/>
                <w:b/>
              </w:rPr>
              <w:t>bORel</w:t>
            </w:r>
            <w:r w:rsidR="0027268E">
              <w:rPr>
                <w:b/>
              </w:rPr>
              <w:t xml:space="preserve"> </w:t>
            </w:r>
            <w:r w:rsidR="0027268E">
              <w:rPr>
                <w:rFonts w:hint="eastAsia"/>
                <w:b/>
              </w:rPr>
              <w:t>:</w:t>
            </w:r>
            <w:r w:rsidR="0027268E">
              <w:rPr>
                <w:rFonts w:hint="eastAsia"/>
              </w:rPr>
              <w:t xml:space="preserve"> bit</w:t>
            </w:r>
            <w:r w:rsidR="0027268E">
              <w:rPr>
                <w:rFonts w:hint="eastAsia"/>
              </w:rPr>
              <w:t>，</w:t>
            </w:r>
            <w:r w:rsidR="0027268E">
              <w:rPr>
                <w:rFonts w:hint="eastAsia"/>
              </w:rPr>
              <w:t>Entity</w:t>
            </w:r>
            <w:r w:rsidR="0027268E">
              <w:rPr>
                <w:rFonts w:hint="eastAsia"/>
              </w:rPr>
              <w:t>可否建</w:t>
            </w:r>
            <w:r w:rsidR="0027268E">
              <w:rPr>
                <w:rFonts w:hint="eastAsia"/>
              </w:rPr>
              <w:t>ORel</w:t>
            </w:r>
            <w:r>
              <w:rPr>
                <w:rFonts w:hint="eastAsia"/>
              </w:rPr>
              <w:t>，</w:t>
            </w:r>
            <w:r w:rsidR="0027268E">
              <w:t xml:space="preserve">1 = </w:t>
            </w:r>
            <w:r w:rsidR="0027268E">
              <w:t>可建立</w:t>
            </w:r>
            <w:r w:rsidR="0027268E">
              <w:rPr>
                <w:rFonts w:hint="eastAsia"/>
              </w:rPr>
              <w:t>，</w:t>
            </w:r>
            <w:r w:rsidR="0027268E">
              <w:rPr>
                <w:rFonts w:hint="eastAsia"/>
              </w:rPr>
              <w:t xml:space="preserve">0 </w:t>
            </w:r>
            <w:r w:rsidR="0027268E">
              <w:t xml:space="preserve">= </w:t>
            </w:r>
            <w:r w:rsidR="0027268E">
              <w:t>不可建立</w:t>
            </w:r>
            <w:r>
              <w:rPr>
                <w:rFonts w:hint="eastAsia"/>
              </w:rPr>
              <w:t>。</w:t>
            </w:r>
          </w:p>
        </w:tc>
      </w:tr>
      <w:tr w:rsidR="008E0F55" w:rsidRPr="00AA0A1C" w:rsidTr="005A60F1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8E0F55" w:rsidRDefault="008E0F55" w:rsidP="005A60F1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輸出參數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8E0F55" w:rsidRPr="009217CE" w:rsidRDefault="008E0F55" w:rsidP="00E4574F">
            <w:pPr>
              <w:pStyle w:val="aff3"/>
            </w:pPr>
            <w:r w:rsidRPr="004C452F">
              <w:rPr>
                <w:rFonts w:hint="eastAsia"/>
                <w:b/>
              </w:rPr>
              <w:t>@New</w:t>
            </w:r>
            <w:r w:rsidR="0027268E">
              <w:rPr>
                <w:b/>
              </w:rPr>
              <w:t>EID</w:t>
            </w:r>
            <w:r w:rsidRPr="004C452F">
              <w:rPr>
                <w:rFonts w:hint="eastAsia"/>
                <w:b/>
              </w:rPr>
              <w:t xml:space="preserve"> :</w:t>
            </w:r>
            <w:r>
              <w:rPr>
                <w:rFonts w:hint="eastAsia"/>
              </w:rPr>
              <w:t xml:space="preserve"> int</w:t>
            </w:r>
            <w:r>
              <w:rPr>
                <w:rFonts w:hint="eastAsia"/>
              </w:rPr>
              <w:t>，新增的</w:t>
            </w:r>
            <w:r w:rsidR="0027268E">
              <w:rPr>
                <w:rFonts w:hint="eastAsia"/>
              </w:rPr>
              <w:t>E</w:t>
            </w:r>
            <w:r w:rsidR="0027268E">
              <w:t xml:space="preserve">ntity 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。</w:t>
            </w:r>
          </w:p>
        </w:tc>
      </w:tr>
      <w:tr w:rsidR="008E0F55" w:rsidRPr="00AA0A1C" w:rsidTr="005A60F1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8E0F55" w:rsidRDefault="008E0F55" w:rsidP="005A60F1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範例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8E0F55" w:rsidRPr="009217CE" w:rsidRDefault="00E50474" w:rsidP="005A60F1">
            <w:pPr>
              <w:pStyle w:val="aff3"/>
            </w:pPr>
            <w:r>
              <w:rPr>
                <w:noProof/>
              </w:rPr>
              <w:drawing>
                <wp:inline distT="0" distB="0" distL="0" distR="0" wp14:anchorId="18E651DC" wp14:editId="56DF2463">
                  <wp:extent cx="3752749" cy="1579418"/>
                  <wp:effectExtent l="0" t="0" r="0" b="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689" cy="1589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B44AF" w:rsidRPr="00E4574F" w:rsidRDefault="00BB44AF" w:rsidP="00E4574F"/>
    <w:p w:rsidR="008E58E1" w:rsidRDefault="008E58E1" w:rsidP="00673D96">
      <w:pPr>
        <w:pStyle w:val="3"/>
      </w:pPr>
      <w:r>
        <w:rPr>
          <w:rFonts w:hint="eastAsia"/>
        </w:rPr>
        <w:lastRenderedPageBreak/>
        <w:t>dbo.xps_insertObject</w:t>
      </w:r>
    </w:p>
    <w:p w:rsidR="002C0F94" w:rsidRDefault="002C0F94" w:rsidP="004C452F">
      <w:r>
        <w:rPr>
          <w:rFonts w:hint="eastAsia"/>
        </w:rPr>
        <w:t>新增一筆</w:t>
      </w:r>
      <w:r>
        <w:rPr>
          <w:rFonts w:hint="eastAsia"/>
        </w:rPr>
        <w:t>Object</w:t>
      </w:r>
      <w:r>
        <w:t>於指定的</w:t>
      </w:r>
      <w:r>
        <w:rPr>
          <w:rFonts w:hint="eastAsia"/>
        </w:rPr>
        <w:t>Class</w:t>
      </w:r>
      <w:r>
        <w:rPr>
          <w:rFonts w:hint="eastAsia"/>
        </w:rPr>
        <w:t>下</w:t>
      </w:r>
      <w:r>
        <w:rPr>
          <w:rFonts w:hint="eastAsia"/>
        </w:rPr>
        <w:t xml:space="preserve"> (</w:t>
      </w:r>
      <w:r>
        <w:rPr>
          <w:rFonts w:hint="eastAsia"/>
        </w:rPr>
        <w:t>也可以不指定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2C0F94" w:rsidRDefault="002C0F94" w:rsidP="004C452F">
      <w:r>
        <w:rPr>
          <w:rFonts w:hint="eastAsia"/>
        </w:rPr>
        <w:t>若指定的</w:t>
      </w:r>
      <w:r>
        <w:rPr>
          <w:rFonts w:hint="eastAsia"/>
        </w:rPr>
        <w:t>Class</w:t>
      </w:r>
      <w:r>
        <w:rPr>
          <w:rFonts w:hint="eastAsia"/>
        </w:rPr>
        <w:t>有限制</w:t>
      </w:r>
      <w:r w:rsidR="006529BE">
        <w:rPr>
          <w:rFonts w:hint="eastAsia"/>
        </w:rPr>
        <w:t>新增的</w:t>
      </w:r>
      <w:r w:rsidR="006529BE">
        <w:rPr>
          <w:rFonts w:hint="eastAsia"/>
        </w:rPr>
        <w:t>Object Type</w:t>
      </w:r>
      <w:r w:rsidR="006529BE">
        <w:t xml:space="preserve"> (Entity.EID)</w:t>
      </w:r>
      <w:r w:rsidR="006529BE">
        <w:rPr>
          <w:rFonts w:hint="eastAsia"/>
        </w:rPr>
        <w:t>，系統將會規定除指定的</w:t>
      </w:r>
      <w:r w:rsidR="006529BE">
        <w:rPr>
          <w:rFonts w:hint="eastAsia"/>
        </w:rPr>
        <w:t>Entity</w:t>
      </w:r>
      <w:r w:rsidR="006529BE">
        <w:rPr>
          <w:rFonts w:hint="eastAsia"/>
        </w:rPr>
        <w:t>可新增外，其它</w:t>
      </w:r>
      <w:r w:rsidR="006529BE">
        <w:rPr>
          <w:rFonts w:hint="eastAsia"/>
        </w:rPr>
        <w:t>Object</w:t>
      </w:r>
      <w:r w:rsidR="006529BE">
        <w:rPr>
          <w:rFonts w:hint="eastAsia"/>
        </w:rPr>
        <w:t>將不得新增至此</w:t>
      </w:r>
      <w:r w:rsidR="006529BE">
        <w:rPr>
          <w:rFonts w:hint="eastAsia"/>
        </w:rPr>
        <w:t>Class</w:t>
      </w:r>
      <w:r w:rsidR="006529BE">
        <w:rPr>
          <w:rFonts w:hint="eastAsia"/>
        </w:rPr>
        <w:t>下。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205"/>
      </w:tblGrid>
      <w:tr w:rsidR="00C31588" w:rsidRPr="00AA0A1C" w:rsidTr="00476578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C31588" w:rsidRPr="00AA0A1C" w:rsidRDefault="00C31588" w:rsidP="00476578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函式</w:t>
            </w:r>
            <w:r w:rsidRPr="00AA0A1C">
              <w:rPr>
                <w:rFonts w:hint="eastAsia"/>
                <w:b/>
              </w:rPr>
              <w:t>名稱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C31588" w:rsidRPr="009217CE" w:rsidRDefault="00C31588" w:rsidP="00476578">
            <w:pPr>
              <w:pStyle w:val="aff3"/>
            </w:pPr>
            <w:r>
              <w:rPr>
                <w:rFonts w:hint="eastAsia"/>
              </w:rPr>
              <w:t>xps_insertObject</w:t>
            </w:r>
          </w:p>
        </w:tc>
      </w:tr>
      <w:tr w:rsidR="00C31588" w:rsidRPr="00AA0A1C" w:rsidTr="00476578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C31588" w:rsidRDefault="00C31588" w:rsidP="00476578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輸入參數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C31588" w:rsidRDefault="00C31588" w:rsidP="004C452F">
            <w:pPr>
              <w:pStyle w:val="aff3"/>
            </w:pPr>
            <w:r w:rsidRPr="00C2112C">
              <w:rPr>
                <w:b/>
              </w:rPr>
              <w:t>@</w:t>
            </w:r>
            <w:r>
              <w:rPr>
                <w:b/>
              </w:rPr>
              <w:t>CID</w:t>
            </w:r>
            <w:r w:rsidRPr="00C2112C">
              <w:rPr>
                <w:b/>
              </w:rPr>
              <w:t xml:space="preserve"> :</w:t>
            </w:r>
            <w:r>
              <w:rPr>
                <w:rFonts w:hint="eastAsia"/>
              </w:rPr>
              <w:t xml:space="preserve"> int</w:t>
            </w:r>
            <w:r>
              <w:rPr>
                <w:rFonts w:hint="eastAsia"/>
              </w:rPr>
              <w:t>，指定的</w:t>
            </w:r>
            <w:r>
              <w:rPr>
                <w:rFonts w:hint="eastAsia"/>
              </w:rPr>
              <w:t>Class</w:t>
            </w:r>
            <w:r>
              <w:rPr>
                <w:rFonts w:hint="eastAsia"/>
              </w:rPr>
              <w:t>節點</w:t>
            </w:r>
            <w:r>
              <w:rPr>
                <w:rFonts w:hint="eastAsia"/>
              </w:rPr>
              <w:t>ID</w:t>
            </w:r>
            <w:r>
              <w:t xml:space="preserve"> (Class.CID)</w:t>
            </w:r>
            <w:r>
              <w:rPr>
                <w:rFonts w:hint="eastAsia"/>
              </w:rPr>
              <w:t>，</w:t>
            </w:r>
            <w:r>
              <w:t>可為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。</w:t>
            </w:r>
          </w:p>
          <w:p w:rsidR="00C31588" w:rsidRDefault="00C31588" w:rsidP="004C452F">
            <w:pPr>
              <w:pStyle w:val="aff3"/>
            </w:pPr>
            <w:r w:rsidRPr="004C452F">
              <w:rPr>
                <w:rFonts w:hint="eastAsia"/>
                <w:b/>
              </w:rPr>
              <w:t>@Type :</w:t>
            </w:r>
            <w:r>
              <w:rPr>
                <w:rFonts w:hint="eastAsia"/>
              </w:rPr>
              <w:t xml:space="preserve"> smallint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Object</w:t>
            </w:r>
            <w:r>
              <w:rPr>
                <w:rFonts w:hint="eastAsia"/>
              </w:rPr>
              <w:t>所屬的</w:t>
            </w:r>
            <w:r>
              <w:rPr>
                <w:rFonts w:hint="eastAsia"/>
              </w:rPr>
              <w:t>Entity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t>Entity.EID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</w:t>
            </w:r>
          </w:p>
          <w:p w:rsidR="00C31588" w:rsidRDefault="00C31588" w:rsidP="004C452F">
            <w:pPr>
              <w:pStyle w:val="aff3"/>
            </w:pPr>
            <w:r w:rsidRPr="004C452F">
              <w:rPr>
                <w:rFonts w:hint="eastAsia"/>
                <w:b/>
              </w:rPr>
              <w:t>@</w:t>
            </w:r>
            <w:r w:rsidRPr="004C452F">
              <w:rPr>
                <w:b/>
              </w:rPr>
              <w:t>CName :</w:t>
            </w:r>
            <w:r>
              <w:t xml:space="preserve"> </w:t>
            </w:r>
            <w:r>
              <w:rPr>
                <w:rFonts w:hint="eastAsia"/>
              </w:rPr>
              <w:t>nvarchar(</w:t>
            </w:r>
            <w:r>
              <w:t>max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，物件的名稱</w:t>
            </w:r>
            <w:r w:rsidR="004C452F">
              <w:rPr>
                <w:rFonts w:hint="eastAsia"/>
              </w:rPr>
              <w:t>，可為</w:t>
            </w:r>
            <w:r w:rsidR="004C452F">
              <w:rPr>
                <w:rFonts w:hint="eastAsia"/>
              </w:rPr>
              <w:t>Nu</w:t>
            </w:r>
            <w:r w:rsidR="004C452F">
              <w:t>ll</w:t>
            </w:r>
            <w:r w:rsidR="004C452F">
              <w:rPr>
                <w:rFonts w:hint="eastAsia"/>
              </w:rPr>
              <w:t>。</w:t>
            </w:r>
          </w:p>
          <w:p w:rsidR="00C31588" w:rsidRDefault="00C31588" w:rsidP="004C452F">
            <w:pPr>
              <w:pStyle w:val="aff3"/>
            </w:pPr>
            <w:r w:rsidRPr="004C452F">
              <w:rPr>
                <w:rFonts w:hint="eastAsia"/>
                <w:b/>
              </w:rPr>
              <w:t xml:space="preserve">@CDes : </w:t>
            </w:r>
            <w:r>
              <w:rPr>
                <w:rFonts w:hint="eastAsia"/>
              </w:rPr>
              <w:t>nvarchar(</w:t>
            </w:r>
            <w:r>
              <w:t>max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，物件的描述</w:t>
            </w:r>
            <w:r w:rsidR="004C452F">
              <w:rPr>
                <w:rFonts w:hint="eastAsia"/>
              </w:rPr>
              <w:t>，可為</w:t>
            </w:r>
            <w:r w:rsidR="004C452F">
              <w:rPr>
                <w:rFonts w:hint="eastAsia"/>
              </w:rPr>
              <w:t>Nu</w:t>
            </w:r>
            <w:r w:rsidR="004C452F">
              <w:t>ll</w:t>
            </w:r>
            <w:r w:rsidR="004C452F">
              <w:rPr>
                <w:rFonts w:hint="eastAsia"/>
              </w:rPr>
              <w:t>。</w:t>
            </w:r>
          </w:p>
          <w:p w:rsidR="004C452F" w:rsidRPr="009217CE" w:rsidRDefault="004C452F" w:rsidP="004C452F">
            <w:pPr>
              <w:pStyle w:val="aff3"/>
            </w:pPr>
            <w:r w:rsidRPr="004C452F">
              <w:rPr>
                <w:rFonts w:hint="eastAsia"/>
                <w:b/>
              </w:rPr>
              <w:t>@OwnerMID :</w:t>
            </w:r>
            <w:r>
              <w:rPr>
                <w:rFonts w:hint="eastAsia"/>
              </w:rPr>
              <w:t xml:space="preserve"> int</w:t>
            </w:r>
            <w:r>
              <w:rPr>
                <w:rFonts w:hint="eastAsia"/>
              </w:rPr>
              <w:t>，物件的擁有者</w:t>
            </w:r>
            <w:r>
              <w:rPr>
                <w:rFonts w:hint="eastAsia"/>
              </w:rPr>
              <w:t xml:space="preserve"> (</w:t>
            </w:r>
            <w:r>
              <w:t>建立者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</w:t>
            </w:r>
            <w:r>
              <w:t>可為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。</w:t>
            </w:r>
          </w:p>
        </w:tc>
      </w:tr>
      <w:tr w:rsidR="00C31588" w:rsidRPr="00AA0A1C" w:rsidTr="00476578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C31588" w:rsidRDefault="00C31588" w:rsidP="00476578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輸出參數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C31588" w:rsidRPr="009217CE" w:rsidRDefault="004C452F" w:rsidP="00476578">
            <w:pPr>
              <w:pStyle w:val="aff3"/>
            </w:pPr>
            <w:r w:rsidRPr="004C452F">
              <w:rPr>
                <w:rFonts w:hint="eastAsia"/>
                <w:b/>
              </w:rPr>
              <w:t>@NewOID :</w:t>
            </w:r>
            <w:r>
              <w:rPr>
                <w:rFonts w:hint="eastAsia"/>
              </w:rPr>
              <w:t xml:space="preserve"> int</w:t>
            </w:r>
            <w:r>
              <w:rPr>
                <w:rFonts w:hint="eastAsia"/>
              </w:rPr>
              <w:t>，新增的物件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。</w:t>
            </w:r>
          </w:p>
        </w:tc>
      </w:tr>
      <w:tr w:rsidR="00C31588" w:rsidRPr="00AA0A1C" w:rsidTr="00476578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C31588" w:rsidRDefault="00C31588" w:rsidP="00476578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範例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C31588" w:rsidRPr="009217CE" w:rsidRDefault="005D4A2E" w:rsidP="00476578">
            <w:pPr>
              <w:pStyle w:val="aff3"/>
            </w:pPr>
            <w:r>
              <w:rPr>
                <w:noProof/>
              </w:rPr>
              <w:drawing>
                <wp:inline distT="0" distB="0" distL="0" distR="0" wp14:anchorId="4983BE09" wp14:editId="5E1E3177">
                  <wp:extent cx="4476998" cy="1578887"/>
                  <wp:effectExtent l="0" t="0" r="0" b="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7409" cy="1593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31588" w:rsidRDefault="00C31588" w:rsidP="004C452F"/>
    <w:p w:rsidR="004C452F" w:rsidRDefault="004C452F" w:rsidP="0073107B">
      <w:pPr>
        <w:pStyle w:val="3"/>
      </w:pPr>
      <w:r>
        <w:rPr>
          <w:rFonts w:hint="eastAsia"/>
        </w:rPr>
        <w:t>dbo.xps_deleteObject</w:t>
      </w:r>
    </w:p>
    <w:p w:rsidR="00C06EC1" w:rsidRDefault="00C06EC1" w:rsidP="00C06EC1">
      <w:r w:rsidRPr="006716A1">
        <w:rPr>
          <w:rFonts w:hint="eastAsia"/>
          <w:b/>
        </w:rPr>
        <w:t>實際</w:t>
      </w:r>
      <w:r w:rsidRPr="006716A1">
        <w:rPr>
          <w:b/>
        </w:rPr>
        <w:t>刪除</w:t>
      </w:r>
      <w:r>
        <w:rPr>
          <w:rFonts w:hint="eastAsia"/>
        </w:rPr>
        <w:t>指定的</w:t>
      </w:r>
      <w:r>
        <w:t>Object</w:t>
      </w:r>
      <w:r>
        <w:rPr>
          <w:rFonts w:hint="eastAsia"/>
        </w:rPr>
        <w:t>。</w:t>
      </w:r>
    </w:p>
    <w:p w:rsidR="00C06EC1" w:rsidRDefault="00C06EC1" w:rsidP="00C06EC1">
      <w:r>
        <w:t>此</w:t>
      </w:r>
      <w:r>
        <w:rPr>
          <w:rFonts w:hint="eastAsia"/>
        </w:rPr>
        <w:t>Stored Procedure</w:t>
      </w:r>
      <w:r>
        <w:rPr>
          <w:rFonts w:hint="eastAsia"/>
        </w:rPr>
        <w:t>是將指定的</w:t>
      </w:r>
      <w:r>
        <w:rPr>
          <w:rFonts w:hint="eastAsia"/>
        </w:rPr>
        <w:t>O</w:t>
      </w:r>
      <w:r>
        <w:t>bject</w:t>
      </w:r>
      <w:r>
        <w:rPr>
          <w:rFonts w:hint="eastAsia"/>
        </w:rPr>
        <w:t>做</w:t>
      </w:r>
      <w:r w:rsidRPr="00C12A50">
        <w:rPr>
          <w:rFonts w:hint="eastAsia"/>
          <w:b/>
        </w:rPr>
        <w:t>實際</w:t>
      </w:r>
      <w:r w:rsidRPr="00C12A50">
        <w:rPr>
          <w:b/>
        </w:rPr>
        <w:t>刪除</w:t>
      </w:r>
      <w:r>
        <w:t>的動作</w:t>
      </w:r>
      <w:r>
        <w:rPr>
          <w:rFonts w:hint="eastAsia"/>
        </w:rPr>
        <w:t>，</w:t>
      </w:r>
      <w:r>
        <w:t>資料庫將不再存在此</w:t>
      </w:r>
      <w:r>
        <w:rPr>
          <w:rFonts w:hint="eastAsia"/>
        </w:rPr>
        <w:t>Object</w:t>
      </w:r>
      <w:r>
        <w:rPr>
          <w:rFonts w:hint="eastAsia"/>
        </w:rPr>
        <w:t>，</w:t>
      </w:r>
      <w:r w:rsidRPr="00C12A50">
        <w:rPr>
          <w:b/>
        </w:rPr>
        <w:t>請小心使用</w:t>
      </w:r>
      <w:r w:rsidRPr="00C12A50">
        <w:rPr>
          <w:rFonts w:hint="eastAsia"/>
          <w:b/>
        </w:rPr>
        <w:t>。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205"/>
      </w:tblGrid>
      <w:tr w:rsidR="00C06EC1" w:rsidRPr="00AA0A1C" w:rsidTr="00476578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C06EC1" w:rsidRPr="00AA0A1C" w:rsidRDefault="00C06EC1" w:rsidP="00476578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函式</w:t>
            </w:r>
            <w:r w:rsidRPr="00AA0A1C">
              <w:rPr>
                <w:rFonts w:hint="eastAsia"/>
                <w:b/>
              </w:rPr>
              <w:t>名稱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C06EC1" w:rsidRPr="009217CE" w:rsidRDefault="00C06EC1" w:rsidP="00476578">
            <w:pPr>
              <w:pStyle w:val="aff3"/>
            </w:pPr>
            <w:r>
              <w:rPr>
                <w:rFonts w:hint="eastAsia"/>
              </w:rPr>
              <w:t>xps_deleteObject</w:t>
            </w:r>
          </w:p>
        </w:tc>
      </w:tr>
      <w:tr w:rsidR="00C06EC1" w:rsidRPr="00AA0A1C" w:rsidTr="00476578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C06EC1" w:rsidRDefault="00C06EC1" w:rsidP="00476578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輸入參數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C06EC1" w:rsidRDefault="00C06EC1" w:rsidP="00476578">
            <w:pPr>
              <w:pStyle w:val="aff3"/>
            </w:pPr>
            <w:r w:rsidRPr="00C2112C">
              <w:rPr>
                <w:b/>
              </w:rPr>
              <w:t>@</w:t>
            </w:r>
            <w:r>
              <w:rPr>
                <w:b/>
              </w:rPr>
              <w:t>CID</w:t>
            </w:r>
            <w:r w:rsidRPr="00C2112C">
              <w:rPr>
                <w:b/>
              </w:rPr>
              <w:t xml:space="preserve"> :</w:t>
            </w:r>
            <w:r>
              <w:rPr>
                <w:rFonts w:hint="eastAsia"/>
              </w:rPr>
              <w:t xml:space="preserve"> int</w:t>
            </w:r>
            <w:r>
              <w:rPr>
                <w:rFonts w:hint="eastAsia"/>
              </w:rPr>
              <w:t>，指定的</w:t>
            </w:r>
            <w:r>
              <w:rPr>
                <w:rFonts w:hint="eastAsia"/>
              </w:rPr>
              <w:t>Class</w:t>
            </w:r>
            <w:r>
              <w:rPr>
                <w:rFonts w:hint="eastAsia"/>
              </w:rPr>
              <w:t>節點</w:t>
            </w:r>
            <w:r>
              <w:rPr>
                <w:rFonts w:hint="eastAsia"/>
              </w:rPr>
              <w:t>ID</w:t>
            </w:r>
            <w:r>
              <w:t xml:space="preserve"> (Class.CID)</w:t>
            </w:r>
            <w:r>
              <w:rPr>
                <w:rFonts w:hint="eastAsia"/>
              </w:rPr>
              <w:t>，</w:t>
            </w:r>
            <w:r>
              <w:t>可為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。</w:t>
            </w:r>
          </w:p>
          <w:p w:rsidR="00C06EC1" w:rsidRDefault="00C06EC1" w:rsidP="00476578">
            <w:pPr>
              <w:pStyle w:val="aff3"/>
            </w:pPr>
            <w:r w:rsidRPr="004C452F">
              <w:rPr>
                <w:rFonts w:hint="eastAsia"/>
                <w:b/>
              </w:rPr>
              <w:t>@Type :</w:t>
            </w:r>
            <w:r>
              <w:rPr>
                <w:rFonts w:hint="eastAsia"/>
              </w:rPr>
              <w:t xml:space="preserve"> smallint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Object</w:t>
            </w:r>
            <w:r>
              <w:rPr>
                <w:rFonts w:hint="eastAsia"/>
              </w:rPr>
              <w:t>所屬的</w:t>
            </w:r>
            <w:r>
              <w:rPr>
                <w:rFonts w:hint="eastAsia"/>
              </w:rPr>
              <w:t>Entity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t>Entity.EID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</w:t>
            </w:r>
          </w:p>
          <w:p w:rsidR="00C06EC1" w:rsidRDefault="00C06EC1" w:rsidP="00476578">
            <w:pPr>
              <w:pStyle w:val="aff3"/>
            </w:pPr>
            <w:r w:rsidRPr="004C452F">
              <w:rPr>
                <w:rFonts w:hint="eastAsia"/>
                <w:b/>
              </w:rPr>
              <w:t>@</w:t>
            </w:r>
            <w:r w:rsidRPr="004C452F">
              <w:rPr>
                <w:b/>
              </w:rPr>
              <w:t>CName :</w:t>
            </w:r>
            <w:r>
              <w:t xml:space="preserve"> </w:t>
            </w:r>
            <w:r>
              <w:rPr>
                <w:rFonts w:hint="eastAsia"/>
              </w:rPr>
              <w:t>nvarchar(</w:t>
            </w:r>
            <w:r>
              <w:t>max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，物件的名稱，可為</w:t>
            </w:r>
            <w:r>
              <w:rPr>
                <w:rFonts w:hint="eastAsia"/>
              </w:rPr>
              <w:t>Nu</w:t>
            </w:r>
            <w:r>
              <w:t>ll</w:t>
            </w:r>
            <w:r>
              <w:rPr>
                <w:rFonts w:hint="eastAsia"/>
              </w:rPr>
              <w:t>。</w:t>
            </w:r>
          </w:p>
          <w:p w:rsidR="00C06EC1" w:rsidRDefault="00C06EC1" w:rsidP="00476578">
            <w:pPr>
              <w:pStyle w:val="aff3"/>
            </w:pPr>
            <w:r w:rsidRPr="004C452F">
              <w:rPr>
                <w:rFonts w:hint="eastAsia"/>
                <w:b/>
              </w:rPr>
              <w:t xml:space="preserve">@CDes : </w:t>
            </w:r>
            <w:r>
              <w:rPr>
                <w:rFonts w:hint="eastAsia"/>
              </w:rPr>
              <w:t>nvarchar(</w:t>
            </w:r>
            <w:r>
              <w:t>max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，物件的描述，可為</w:t>
            </w:r>
            <w:r>
              <w:rPr>
                <w:rFonts w:hint="eastAsia"/>
              </w:rPr>
              <w:t>Nu</w:t>
            </w:r>
            <w:r>
              <w:t>ll</w:t>
            </w:r>
            <w:r>
              <w:rPr>
                <w:rFonts w:hint="eastAsia"/>
              </w:rPr>
              <w:t>。</w:t>
            </w:r>
          </w:p>
          <w:p w:rsidR="00C06EC1" w:rsidRPr="009217CE" w:rsidRDefault="00C06EC1" w:rsidP="00476578">
            <w:pPr>
              <w:pStyle w:val="aff3"/>
            </w:pPr>
            <w:r w:rsidRPr="004C452F">
              <w:rPr>
                <w:rFonts w:hint="eastAsia"/>
                <w:b/>
              </w:rPr>
              <w:t>@OwnerMID :</w:t>
            </w:r>
            <w:r>
              <w:rPr>
                <w:rFonts w:hint="eastAsia"/>
              </w:rPr>
              <w:t xml:space="preserve"> int</w:t>
            </w:r>
            <w:r>
              <w:rPr>
                <w:rFonts w:hint="eastAsia"/>
              </w:rPr>
              <w:t>，物件的擁有者</w:t>
            </w:r>
            <w:r>
              <w:rPr>
                <w:rFonts w:hint="eastAsia"/>
              </w:rPr>
              <w:t xml:space="preserve"> (</w:t>
            </w:r>
            <w:r>
              <w:t>建立者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</w:t>
            </w:r>
            <w:r>
              <w:t>可為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。</w:t>
            </w:r>
          </w:p>
        </w:tc>
      </w:tr>
      <w:tr w:rsidR="00C06EC1" w:rsidRPr="00AA0A1C" w:rsidTr="00476578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C06EC1" w:rsidRDefault="00C06EC1" w:rsidP="00476578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輸出參數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C06EC1" w:rsidRPr="009217CE" w:rsidRDefault="00C06EC1" w:rsidP="00476578">
            <w:pPr>
              <w:pStyle w:val="aff3"/>
            </w:pPr>
            <w:r w:rsidRPr="004C452F">
              <w:rPr>
                <w:rFonts w:hint="eastAsia"/>
                <w:b/>
              </w:rPr>
              <w:t>@NewOID :</w:t>
            </w:r>
            <w:r>
              <w:rPr>
                <w:rFonts w:hint="eastAsia"/>
              </w:rPr>
              <w:t xml:space="preserve"> int</w:t>
            </w:r>
            <w:r>
              <w:rPr>
                <w:rFonts w:hint="eastAsia"/>
              </w:rPr>
              <w:t>，新增的物件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。</w:t>
            </w:r>
          </w:p>
        </w:tc>
      </w:tr>
      <w:tr w:rsidR="00C06EC1" w:rsidRPr="00AA0A1C" w:rsidTr="00476578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C06EC1" w:rsidRDefault="00C06EC1" w:rsidP="00476578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範例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C06EC1" w:rsidRPr="009217CE" w:rsidRDefault="00C06EC1" w:rsidP="00476578">
            <w:pPr>
              <w:pStyle w:val="aff3"/>
            </w:pPr>
          </w:p>
        </w:tc>
      </w:tr>
    </w:tbl>
    <w:p w:rsidR="00C06EC1" w:rsidRDefault="00C06EC1" w:rsidP="0073107B"/>
    <w:p w:rsidR="00FA58DB" w:rsidRDefault="00FA58DB" w:rsidP="0073107B">
      <w:pPr>
        <w:pStyle w:val="3"/>
      </w:pPr>
      <w:r>
        <w:rPr>
          <w:rFonts w:hint="eastAsia"/>
        </w:rPr>
        <w:t>dbo.xps_</w:t>
      </w:r>
      <w:r w:rsidR="00A5035C">
        <w:rPr>
          <w:rFonts w:hint="eastAsia"/>
        </w:rPr>
        <w:t>delete</w:t>
      </w:r>
      <w:r>
        <w:rPr>
          <w:rFonts w:hint="eastAsia"/>
        </w:rPr>
        <w:t>Object</w:t>
      </w:r>
      <w:r w:rsidR="00A5035C">
        <w:t>ByMark</w:t>
      </w:r>
    </w:p>
    <w:p w:rsidR="00F35FF3" w:rsidRDefault="00511BEF" w:rsidP="00F35FF3">
      <w:r>
        <w:rPr>
          <w:rFonts w:hint="eastAsia"/>
          <w:b/>
        </w:rPr>
        <w:t>邏輯</w:t>
      </w:r>
      <w:r w:rsidRPr="006716A1">
        <w:rPr>
          <w:b/>
        </w:rPr>
        <w:t>刪除</w:t>
      </w:r>
      <w:r>
        <w:rPr>
          <w:rFonts w:hint="eastAsia"/>
          <w:b/>
        </w:rPr>
        <w:t xml:space="preserve"> (</w:t>
      </w:r>
      <w:r>
        <w:rPr>
          <w:rFonts w:hint="eastAsia"/>
          <w:b/>
        </w:rPr>
        <w:t>標記刪除</w:t>
      </w:r>
      <w:r>
        <w:rPr>
          <w:rFonts w:hint="eastAsia"/>
          <w:b/>
        </w:rPr>
        <w:t>)</w:t>
      </w:r>
      <w:r w:rsidR="008A14BE">
        <w:rPr>
          <w:b/>
        </w:rPr>
        <w:t xml:space="preserve"> </w:t>
      </w:r>
      <w:r w:rsidR="00F35FF3">
        <w:rPr>
          <w:rFonts w:hint="eastAsia"/>
        </w:rPr>
        <w:t>指定的</w:t>
      </w:r>
      <w:r w:rsidR="00073F10">
        <w:t>Object</w:t>
      </w:r>
      <w:r w:rsidR="00F35FF3">
        <w:rPr>
          <w:rFonts w:hint="eastAsia"/>
        </w:rPr>
        <w:t>。</w:t>
      </w:r>
    </w:p>
    <w:p w:rsidR="00F35FF3" w:rsidRDefault="00F35FF3" w:rsidP="00F35FF3">
      <w:r>
        <w:t>此</w:t>
      </w:r>
      <w:r>
        <w:rPr>
          <w:rFonts w:hint="eastAsia"/>
        </w:rPr>
        <w:t>Stored Procedure</w:t>
      </w:r>
      <w:r>
        <w:rPr>
          <w:rFonts w:hint="eastAsia"/>
        </w:rPr>
        <w:t>是將指定的節點做</w:t>
      </w:r>
      <w:r w:rsidRPr="00C12A50">
        <w:rPr>
          <w:rFonts w:hint="eastAsia"/>
          <w:b/>
        </w:rPr>
        <w:t>邏輯</w:t>
      </w:r>
      <w:r w:rsidRPr="006716A1">
        <w:rPr>
          <w:b/>
        </w:rPr>
        <w:t>刪除</w:t>
      </w:r>
      <w:r>
        <w:t>的動作</w:t>
      </w:r>
      <w:r>
        <w:rPr>
          <w:rFonts w:hint="eastAsia"/>
        </w:rPr>
        <w:t xml:space="preserve"> </w:t>
      </w:r>
      <w:r w:rsidRPr="00C12A50">
        <w:rPr>
          <w:rFonts w:hint="eastAsia"/>
          <w:b/>
        </w:rPr>
        <w:t>(</w:t>
      </w:r>
      <w:r w:rsidRPr="00C12A50">
        <w:rPr>
          <w:rFonts w:hint="eastAsia"/>
          <w:b/>
        </w:rPr>
        <w:t>將</w:t>
      </w:r>
      <w:r w:rsidRPr="00C12A50">
        <w:rPr>
          <w:rFonts w:hint="eastAsia"/>
          <w:b/>
        </w:rPr>
        <w:t>bDel</w:t>
      </w:r>
      <w:r w:rsidRPr="00C12A50">
        <w:rPr>
          <w:rFonts w:hint="eastAsia"/>
          <w:b/>
        </w:rPr>
        <w:t>的欄位設為</w:t>
      </w:r>
      <w:r w:rsidRPr="00C12A50">
        <w:rPr>
          <w:rFonts w:hint="eastAsia"/>
          <w:b/>
        </w:rPr>
        <w:t>1)</w:t>
      </w:r>
      <w:r>
        <w:rPr>
          <w:rFonts w:hint="eastAsia"/>
        </w:rPr>
        <w:t>，資料仍舊存在於</w:t>
      </w:r>
      <w:r w:rsidR="00073F10">
        <w:t xml:space="preserve">Object </w:t>
      </w:r>
      <w:r>
        <w:rPr>
          <w:rFonts w:hint="eastAsia"/>
        </w:rPr>
        <w:t>Table</w:t>
      </w:r>
      <w:r>
        <w:rPr>
          <w:rFonts w:hint="eastAsia"/>
        </w:rPr>
        <w:t>。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205"/>
      </w:tblGrid>
      <w:tr w:rsidR="00CB711C" w:rsidRPr="00AA0A1C" w:rsidTr="00476578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CB711C" w:rsidRPr="00AA0A1C" w:rsidRDefault="00CB711C" w:rsidP="00476578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函式</w:t>
            </w:r>
            <w:r w:rsidRPr="00AA0A1C">
              <w:rPr>
                <w:rFonts w:hint="eastAsia"/>
                <w:b/>
              </w:rPr>
              <w:t>名稱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CB711C" w:rsidRPr="009217CE" w:rsidRDefault="00CB711C" w:rsidP="00E4574F">
            <w:pPr>
              <w:pStyle w:val="aff3"/>
            </w:pPr>
            <w:r>
              <w:rPr>
                <w:rFonts w:hint="eastAsia"/>
              </w:rPr>
              <w:t>xps_</w:t>
            </w:r>
            <w:r w:rsidR="00FA3C56">
              <w:t>delete</w:t>
            </w:r>
            <w:r w:rsidR="00FA3C56">
              <w:rPr>
                <w:rFonts w:hint="eastAsia"/>
              </w:rPr>
              <w:t>Object</w:t>
            </w:r>
            <w:r w:rsidR="00FA3C56">
              <w:t>ByMark</w:t>
            </w:r>
          </w:p>
        </w:tc>
      </w:tr>
      <w:tr w:rsidR="00CB711C" w:rsidRPr="00AA0A1C" w:rsidTr="00476578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CB711C" w:rsidRDefault="00CB711C" w:rsidP="00476578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輸入參數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CB711C" w:rsidRPr="009217CE" w:rsidRDefault="00CB711C" w:rsidP="00476578">
            <w:pPr>
              <w:pStyle w:val="aff3"/>
            </w:pPr>
            <w:r w:rsidRPr="00C2112C">
              <w:rPr>
                <w:b/>
              </w:rPr>
              <w:t>@</w:t>
            </w:r>
            <w:r w:rsidR="002A3223">
              <w:rPr>
                <w:b/>
              </w:rPr>
              <w:t>OID</w:t>
            </w:r>
            <w:r w:rsidRPr="00C2112C">
              <w:rPr>
                <w:b/>
              </w:rPr>
              <w:t xml:space="preserve"> :</w:t>
            </w:r>
            <w:r>
              <w:rPr>
                <w:rFonts w:hint="eastAsia"/>
              </w:rPr>
              <w:t xml:space="preserve"> int</w:t>
            </w:r>
            <w:r>
              <w:rPr>
                <w:rFonts w:hint="eastAsia"/>
              </w:rPr>
              <w:t>，指定的</w:t>
            </w:r>
            <w:r w:rsidR="002A3223">
              <w:t xml:space="preserve">Object </w:t>
            </w:r>
            <w:r>
              <w:rPr>
                <w:rFonts w:hint="eastAsia"/>
              </w:rPr>
              <w:t>ID</w:t>
            </w:r>
            <w:r>
              <w:t xml:space="preserve"> (</w:t>
            </w:r>
            <w:r w:rsidR="002A3223">
              <w:t>Object.OID</w:t>
            </w:r>
            <w:r>
              <w:t>)</w:t>
            </w:r>
            <w:r>
              <w:rPr>
                <w:rFonts w:hint="eastAsia"/>
              </w:rPr>
              <w:t>。</w:t>
            </w:r>
          </w:p>
        </w:tc>
      </w:tr>
      <w:tr w:rsidR="00CB711C" w:rsidRPr="00AA0A1C" w:rsidTr="00476578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CB711C" w:rsidRDefault="00CB711C" w:rsidP="00476578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輸出參數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CB711C" w:rsidRPr="009217CE" w:rsidRDefault="00CB711C" w:rsidP="00476578">
            <w:pPr>
              <w:pStyle w:val="aff3"/>
            </w:pPr>
          </w:p>
        </w:tc>
      </w:tr>
      <w:tr w:rsidR="00CB711C" w:rsidRPr="00AA0A1C" w:rsidTr="00476578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CB711C" w:rsidRDefault="00CB711C" w:rsidP="00476578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範例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CB711C" w:rsidRPr="009217CE" w:rsidRDefault="00FA3C56" w:rsidP="00476578">
            <w:pPr>
              <w:pStyle w:val="aff3"/>
            </w:pPr>
            <w:r>
              <w:rPr>
                <w:noProof/>
              </w:rPr>
              <w:drawing>
                <wp:inline distT="0" distB="0" distL="0" distR="0" wp14:anchorId="475C8609" wp14:editId="438EDF03">
                  <wp:extent cx="3663538" cy="1409053"/>
                  <wp:effectExtent l="0" t="0" r="0" b="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240" cy="1418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21B0" w:rsidRDefault="000A124A">
      <w:pPr>
        <w:widowControl/>
        <w:rPr>
          <w:rFonts w:cs="Times New Roman"/>
          <w:b/>
          <w:kern w:val="28"/>
          <w:sz w:val="28"/>
          <w:szCs w:val="20"/>
        </w:rPr>
      </w:pPr>
      <w:r>
        <w:br w:type="page"/>
      </w:r>
      <w:r w:rsidR="009121B0">
        <w:lastRenderedPageBreak/>
        <w:br w:type="page"/>
      </w:r>
    </w:p>
    <w:p w:rsidR="00997B3A" w:rsidRDefault="00997B3A" w:rsidP="00B305FC">
      <w:pPr>
        <w:pStyle w:val="1"/>
      </w:pPr>
      <w:r>
        <w:rPr>
          <w:rFonts w:hint="eastAsia"/>
        </w:rPr>
        <w:lastRenderedPageBreak/>
        <w:t xml:space="preserve">I3S Schema </w:t>
      </w:r>
      <w:r>
        <w:t>–</w:t>
      </w:r>
      <w:r>
        <w:rPr>
          <w:rFonts w:hint="eastAsia"/>
        </w:rPr>
        <w:t xml:space="preserve"> </w:t>
      </w:r>
      <w:r w:rsidR="00F52F3C">
        <w:t>User (</w:t>
      </w:r>
      <w:r>
        <w:rPr>
          <w:rFonts w:hint="eastAsia"/>
        </w:rPr>
        <w:t>Member &amp; Permission</w:t>
      </w:r>
      <w:r w:rsidR="00F52F3C">
        <w:t>)</w:t>
      </w:r>
    </w:p>
    <w:p w:rsidR="005A0BD1" w:rsidRDefault="005A0BD1" w:rsidP="001B5023">
      <w:pPr>
        <w:pStyle w:val="aff4"/>
      </w:pPr>
      <w:r w:rsidRPr="00002664">
        <w:drawing>
          <wp:inline distT="0" distB="0" distL="0" distR="0" wp14:anchorId="5B0E4477" wp14:editId="4D6562EB">
            <wp:extent cx="5274310" cy="3224823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107B" w:rsidRPr="005A0BD1" w:rsidRDefault="0073107B" w:rsidP="00FF32D3">
      <w:pPr>
        <w:pStyle w:val="2"/>
      </w:pPr>
      <w:r>
        <w:rPr>
          <w:rFonts w:hint="eastAsia"/>
        </w:rPr>
        <w:t>Tables</w:t>
      </w:r>
    </w:p>
    <w:p w:rsidR="004918A5" w:rsidRDefault="005045CF" w:rsidP="001B5023">
      <w:pPr>
        <w:pStyle w:val="3"/>
      </w:pPr>
      <w:r>
        <w:rPr>
          <w:rFonts w:hint="eastAsia"/>
        </w:rPr>
        <w:t>Member Table</w:t>
      </w:r>
    </w:p>
    <w:p w:rsidR="00C97CD6" w:rsidRDefault="004918A5" w:rsidP="001036CA">
      <w:r>
        <w:rPr>
          <w:rFonts w:hint="eastAsia"/>
        </w:rPr>
        <w:t>記錄</w:t>
      </w:r>
      <w:r>
        <w:t>有</w:t>
      </w:r>
      <w:bookmarkStart w:id="92" w:name="_GoBack"/>
      <w:bookmarkEnd w:id="92"/>
      <w:r>
        <w:t>關會員的相關</w:t>
      </w:r>
      <w:r>
        <w:rPr>
          <w:rFonts w:hint="eastAsia"/>
        </w:rPr>
        <w:t>資</w:t>
      </w:r>
      <w:r>
        <w:t>訊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9"/>
        <w:gridCol w:w="1970"/>
        <w:gridCol w:w="5669"/>
      </w:tblGrid>
      <w:tr w:rsidR="005045CF" w:rsidRPr="00DF61A5" w:rsidTr="001036CA">
        <w:trPr>
          <w:jc w:val="center"/>
        </w:trPr>
        <w:tc>
          <w:tcPr>
            <w:tcW w:w="1025" w:type="pct"/>
            <w:shd w:val="clear" w:color="auto" w:fill="D9D9D9" w:themeFill="background1" w:themeFillShade="D9"/>
            <w:vAlign w:val="center"/>
          </w:tcPr>
          <w:p w:rsidR="005045CF" w:rsidRPr="00DF61A5" w:rsidRDefault="005045CF" w:rsidP="005A21E4">
            <w:pPr>
              <w:pStyle w:val="aff3"/>
              <w:rPr>
                <w:b/>
              </w:rPr>
            </w:pPr>
            <w:r w:rsidRPr="00DF61A5">
              <w:rPr>
                <w:rFonts w:hint="eastAsia"/>
                <w:b/>
              </w:rPr>
              <w:t>欄位名稱</w:t>
            </w:r>
          </w:p>
        </w:tc>
        <w:tc>
          <w:tcPr>
            <w:tcW w:w="1025" w:type="pct"/>
            <w:shd w:val="clear" w:color="auto" w:fill="D9D9D9" w:themeFill="background1" w:themeFillShade="D9"/>
            <w:vAlign w:val="center"/>
          </w:tcPr>
          <w:p w:rsidR="005045CF" w:rsidRPr="00DF61A5" w:rsidRDefault="005045CF" w:rsidP="005A21E4">
            <w:pPr>
              <w:pStyle w:val="aff3"/>
              <w:rPr>
                <w:b/>
              </w:rPr>
            </w:pPr>
            <w:r w:rsidRPr="00DF61A5">
              <w:rPr>
                <w:rFonts w:hint="eastAsia"/>
                <w:b/>
              </w:rPr>
              <w:t>資料型態</w:t>
            </w:r>
          </w:p>
        </w:tc>
        <w:tc>
          <w:tcPr>
            <w:tcW w:w="2950" w:type="pct"/>
            <w:shd w:val="clear" w:color="auto" w:fill="D9D9D9" w:themeFill="background1" w:themeFillShade="D9"/>
            <w:vAlign w:val="center"/>
          </w:tcPr>
          <w:p w:rsidR="005045CF" w:rsidRPr="00DF61A5" w:rsidRDefault="005045CF" w:rsidP="005A21E4">
            <w:pPr>
              <w:pStyle w:val="aff3"/>
              <w:rPr>
                <w:b/>
              </w:rPr>
            </w:pPr>
            <w:r w:rsidRPr="00DF61A5">
              <w:rPr>
                <w:rFonts w:hint="eastAsia"/>
                <w:b/>
              </w:rPr>
              <w:t>註解</w:t>
            </w:r>
          </w:p>
        </w:tc>
      </w:tr>
      <w:tr w:rsidR="005045CF" w:rsidRPr="00422923" w:rsidTr="001036CA">
        <w:trPr>
          <w:jc w:val="center"/>
        </w:trPr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MID</w:t>
            </w:r>
          </w:p>
        </w:tc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int</w:t>
            </w:r>
          </w:p>
        </w:tc>
        <w:tc>
          <w:tcPr>
            <w:tcW w:w="2950" w:type="pct"/>
          </w:tcPr>
          <w:p w:rsidR="005045CF" w:rsidRPr="00DF0533" w:rsidRDefault="005045CF">
            <w:pPr>
              <w:pStyle w:val="aff3"/>
            </w:pPr>
            <w:r w:rsidRPr="00DF0533">
              <w:rPr>
                <w:rFonts w:hint="eastAsia"/>
              </w:rPr>
              <w:t>PK, FK</w:t>
            </w:r>
            <w:del w:id="93" w:author="Windows 使用者" w:date="2019-01-25T16:55:00Z">
              <w:r w:rsidRPr="00DF0533" w:rsidDel="00546CFB">
                <w:rPr>
                  <w:rFonts w:hint="eastAsia"/>
                </w:rPr>
                <w:delText xml:space="preserve">: </w:delText>
              </w:r>
            </w:del>
            <w:ins w:id="94" w:author="Windows 使用者" w:date="2019-01-25T16:55:00Z">
              <w:r w:rsidR="00546CFB">
                <w:t xml:space="preserve"> = </w:t>
              </w:r>
            </w:ins>
            <w:r w:rsidRPr="00DF0533">
              <w:rPr>
                <w:rFonts w:hint="eastAsia"/>
              </w:rPr>
              <w:t>Object.OID</w:t>
            </w:r>
          </w:p>
        </w:tc>
      </w:tr>
      <w:tr w:rsidR="005045CF" w:rsidRPr="00422923" w:rsidTr="001036CA">
        <w:trPr>
          <w:jc w:val="center"/>
        </w:trPr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r>
              <w:rPr>
                <w:rFonts w:hint="eastAsia"/>
              </w:rPr>
              <w:t>Account</w:t>
            </w:r>
          </w:p>
        </w:tc>
        <w:tc>
          <w:tcPr>
            <w:tcW w:w="1025" w:type="pct"/>
          </w:tcPr>
          <w:p w:rsidR="005045CF" w:rsidRPr="00DF0533" w:rsidRDefault="005045CF" w:rsidP="00E4574F">
            <w:pPr>
              <w:pStyle w:val="aff3"/>
            </w:pPr>
            <w:proofErr w:type="gramStart"/>
            <w:r w:rsidRPr="00DF0533">
              <w:rPr>
                <w:rFonts w:hint="eastAsia"/>
              </w:rPr>
              <w:t>varchar(</w:t>
            </w:r>
            <w:proofErr w:type="gramEnd"/>
            <w:r w:rsidR="00E05A06">
              <w:t>10</w:t>
            </w:r>
            <w:r w:rsidR="00E05A06">
              <w:rPr>
                <w:rFonts w:hint="eastAsia"/>
              </w:rPr>
              <w:t>0</w:t>
            </w:r>
            <w:r w:rsidRPr="00DF0533">
              <w:rPr>
                <w:rFonts w:hint="eastAsia"/>
              </w:rPr>
              <w:t>)</w:t>
            </w:r>
          </w:p>
        </w:tc>
        <w:tc>
          <w:tcPr>
            <w:tcW w:w="2950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UQ</w:t>
            </w:r>
            <w:r w:rsidRPr="00DF0533">
              <w:rPr>
                <w:rFonts w:hint="eastAsia"/>
              </w:rPr>
              <w:t>，使用者帳號</w:t>
            </w:r>
          </w:p>
        </w:tc>
      </w:tr>
      <w:tr w:rsidR="005045CF" w:rsidRPr="00422923" w:rsidTr="001036CA">
        <w:trPr>
          <w:jc w:val="center"/>
        </w:trPr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r w:rsidRPr="00DF0533">
              <w:t>PWD</w:t>
            </w:r>
          </w:p>
        </w:tc>
        <w:tc>
          <w:tcPr>
            <w:tcW w:w="1025" w:type="pct"/>
          </w:tcPr>
          <w:p w:rsidR="005045CF" w:rsidRPr="00DF0533" w:rsidRDefault="005045CF" w:rsidP="001E1FB8">
            <w:pPr>
              <w:pStyle w:val="aff3"/>
            </w:pPr>
            <w:proofErr w:type="gramStart"/>
            <w:r>
              <w:rPr>
                <w:rFonts w:hint="eastAsia"/>
              </w:rPr>
              <w:t>varchar(</w:t>
            </w:r>
            <w:proofErr w:type="gramEnd"/>
            <w:r w:rsidR="007A7C76">
              <w:t>300</w:t>
            </w:r>
            <w:r w:rsidRPr="00DF0533">
              <w:rPr>
                <w:rFonts w:hint="eastAsia"/>
              </w:rPr>
              <w:t>)</w:t>
            </w:r>
          </w:p>
        </w:tc>
        <w:tc>
          <w:tcPr>
            <w:tcW w:w="2950" w:type="pct"/>
          </w:tcPr>
          <w:p w:rsidR="005045CF" w:rsidRPr="00DF0533" w:rsidRDefault="005045CF" w:rsidP="001B5023">
            <w:pPr>
              <w:pStyle w:val="aff3"/>
            </w:pPr>
            <w:r w:rsidRPr="00DF0533">
              <w:rPr>
                <w:rFonts w:hint="eastAsia"/>
              </w:rPr>
              <w:t>記錄經</w:t>
            </w:r>
            <w:r w:rsidR="006D079D">
              <w:t>SHA</w:t>
            </w:r>
            <w:r w:rsidR="007578D3">
              <w:rPr>
                <w:rFonts w:hint="eastAsia"/>
              </w:rPr>
              <w:t>2_</w:t>
            </w:r>
            <w:r w:rsidR="006D079D">
              <w:rPr>
                <w:rFonts w:hint="eastAsia"/>
              </w:rPr>
              <w:t>512</w:t>
            </w:r>
            <w:r w:rsidRPr="00DF0533">
              <w:rPr>
                <w:rFonts w:hint="eastAsia"/>
              </w:rPr>
              <w:t>編碼</w:t>
            </w:r>
            <w:r w:rsidR="007050C0">
              <w:t>後的</w:t>
            </w:r>
            <w:r w:rsidRPr="00DF0533">
              <w:rPr>
                <w:rFonts w:hint="eastAsia"/>
              </w:rPr>
              <w:t>使用者密碼</w:t>
            </w:r>
          </w:p>
        </w:tc>
      </w:tr>
      <w:tr w:rsidR="005045CF" w:rsidRPr="00422923" w:rsidTr="001036CA">
        <w:trPr>
          <w:jc w:val="center"/>
        </w:trPr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r w:rsidRPr="00DF0533">
              <w:t>Valid</w:t>
            </w:r>
          </w:p>
        </w:tc>
        <w:tc>
          <w:tcPr>
            <w:tcW w:w="1025" w:type="pct"/>
          </w:tcPr>
          <w:p w:rsidR="005045CF" w:rsidRPr="00DF0533" w:rsidRDefault="006D079D" w:rsidP="005A21E4">
            <w:pPr>
              <w:pStyle w:val="aff3"/>
            </w:pPr>
            <w:r>
              <w:t>bit</w:t>
            </w:r>
          </w:p>
        </w:tc>
        <w:tc>
          <w:tcPr>
            <w:tcW w:w="2950" w:type="pct"/>
          </w:tcPr>
          <w:p w:rsidR="00492A26" w:rsidRDefault="00492A26">
            <w:pPr>
              <w:pStyle w:val="aff3"/>
            </w:pPr>
            <w:r>
              <w:rPr>
                <w:rFonts w:hint="eastAsia"/>
              </w:rPr>
              <w:t>此</w:t>
            </w:r>
            <w:r>
              <w:rPr>
                <w:rFonts w:hint="eastAsia"/>
              </w:rPr>
              <w:t>Member</w:t>
            </w:r>
            <w:r>
              <w:rPr>
                <w:rFonts w:hint="eastAsia"/>
              </w:rPr>
              <w:t>的帳號是否有效</w:t>
            </w:r>
            <w:r w:rsidR="005045CF" w:rsidRPr="00DF0533">
              <w:rPr>
                <w:rFonts w:hint="eastAsia"/>
              </w:rPr>
              <w:t>。</w:t>
            </w:r>
          </w:p>
          <w:p w:rsidR="00492A26" w:rsidRDefault="005045CF">
            <w:pPr>
              <w:pStyle w:val="aff3"/>
            </w:pPr>
            <w:r w:rsidRPr="00DF0533">
              <w:rPr>
                <w:rFonts w:hint="eastAsia"/>
              </w:rPr>
              <w:t>1</w:t>
            </w:r>
            <w:r w:rsidR="00492A26">
              <w:rPr>
                <w:rFonts w:hint="eastAsia"/>
              </w:rPr>
              <w:t>：有效，可登入；</w:t>
            </w:r>
          </w:p>
          <w:p w:rsidR="00492A26" w:rsidRDefault="005045CF">
            <w:pPr>
              <w:pStyle w:val="aff3"/>
            </w:pPr>
            <w:r w:rsidRPr="00DF0533">
              <w:rPr>
                <w:rFonts w:hint="eastAsia"/>
              </w:rPr>
              <w:t>0</w:t>
            </w:r>
            <w:r w:rsidR="00492A26">
              <w:rPr>
                <w:rFonts w:hint="eastAsia"/>
              </w:rPr>
              <w:t>：無效</w:t>
            </w:r>
            <w:r w:rsidR="00492A26">
              <w:rPr>
                <w:rFonts w:hint="eastAsia"/>
              </w:rPr>
              <w:t xml:space="preserve"> (</w:t>
            </w:r>
            <w:r w:rsidR="00492A26">
              <w:rPr>
                <w:rFonts w:hint="eastAsia"/>
              </w:rPr>
              <w:t>停用</w:t>
            </w:r>
            <w:r w:rsidR="00492A26">
              <w:rPr>
                <w:rFonts w:hint="eastAsia"/>
              </w:rPr>
              <w:t>)</w:t>
            </w:r>
            <w:r w:rsidR="00492A26">
              <w:rPr>
                <w:rFonts w:hint="eastAsia"/>
              </w:rPr>
              <w:t>，</w:t>
            </w:r>
            <w:r w:rsidRPr="00DF0533">
              <w:rPr>
                <w:rFonts w:hint="eastAsia"/>
              </w:rPr>
              <w:t>禁止登入</w:t>
            </w:r>
            <w:r w:rsidR="00492A26">
              <w:rPr>
                <w:rFonts w:hint="eastAsia"/>
              </w:rPr>
              <w:t>；</w:t>
            </w:r>
          </w:p>
          <w:p w:rsidR="005045CF" w:rsidRPr="00DF0533" w:rsidRDefault="00492A26">
            <w:pPr>
              <w:pStyle w:val="aff3"/>
            </w:pP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：</w:t>
            </w:r>
            <w:r>
              <w:t>尚未開通</w:t>
            </w:r>
          </w:p>
        </w:tc>
      </w:tr>
      <w:tr w:rsidR="005045CF" w:rsidRPr="00422923" w:rsidTr="001036CA">
        <w:trPr>
          <w:jc w:val="center"/>
        </w:trPr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r w:rsidRPr="00DF0533">
              <w:t>LastLoginDT</w:t>
            </w:r>
          </w:p>
        </w:tc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r w:rsidRPr="00DF0533">
              <w:t>datetime</w:t>
            </w:r>
          </w:p>
        </w:tc>
        <w:tc>
          <w:tcPr>
            <w:tcW w:w="2950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最後一次登入時間，預設值為</w:t>
            </w:r>
            <w:r w:rsidRPr="00DF0533">
              <w:rPr>
                <w:rFonts w:hint="eastAsia"/>
              </w:rPr>
              <w:t>null</w:t>
            </w:r>
          </w:p>
        </w:tc>
      </w:tr>
      <w:tr w:rsidR="005045CF" w:rsidRPr="00422923" w:rsidTr="001036CA">
        <w:trPr>
          <w:jc w:val="center"/>
        </w:trPr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r>
              <w:rPr>
                <w:rFonts w:hint="eastAsia"/>
              </w:rPr>
              <w:t>Login</w:t>
            </w:r>
            <w:r w:rsidRPr="00DF0533">
              <w:t>ErrCount</w:t>
            </w:r>
          </w:p>
        </w:tc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r w:rsidRPr="00DF0533">
              <w:t>tinyint</w:t>
            </w:r>
          </w:p>
        </w:tc>
        <w:tc>
          <w:tcPr>
            <w:tcW w:w="2950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密碼錯誤次數，成功登入後會將欄位的值設為</w:t>
            </w:r>
            <w:r w:rsidRPr="00DF0533">
              <w:rPr>
                <w:rFonts w:hint="eastAsia"/>
              </w:rPr>
              <w:t>0</w:t>
            </w:r>
            <w:r w:rsidRPr="00DF0533">
              <w:rPr>
                <w:rFonts w:hint="eastAsia"/>
              </w:rPr>
              <w:t>。若達到錯誤達到設定次數，就會將</w:t>
            </w:r>
            <w:r w:rsidRPr="00DF0533">
              <w:rPr>
                <w:rFonts w:hint="eastAsia"/>
              </w:rPr>
              <w:t>Valid</w:t>
            </w:r>
            <w:r w:rsidRPr="00DF0533">
              <w:rPr>
                <w:rFonts w:hint="eastAsia"/>
              </w:rPr>
              <w:t>設為</w:t>
            </w:r>
            <w:r w:rsidRPr="00DF0533">
              <w:rPr>
                <w:rFonts w:hint="eastAsia"/>
              </w:rPr>
              <w:t>0</w:t>
            </w:r>
            <w:r w:rsidRPr="00DF0533">
              <w:rPr>
                <w:rFonts w:hint="eastAsia"/>
              </w:rPr>
              <w:t>，禁止使用者登入</w:t>
            </w:r>
          </w:p>
        </w:tc>
      </w:tr>
      <w:tr w:rsidR="005045CF" w:rsidRPr="00422923" w:rsidTr="001036CA">
        <w:trPr>
          <w:jc w:val="center"/>
        </w:trPr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r w:rsidRPr="00DF0533">
              <w:t>EMail</w:t>
            </w:r>
          </w:p>
        </w:tc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proofErr w:type="gramStart"/>
            <w:r w:rsidRPr="00DF0533">
              <w:rPr>
                <w:rFonts w:hint="eastAsia"/>
              </w:rPr>
              <w:t>n</w:t>
            </w:r>
            <w:r w:rsidRPr="00DF0533">
              <w:t>varchar</w:t>
            </w:r>
            <w:r w:rsidRPr="00DF0533"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10</w:t>
            </w:r>
            <w:r w:rsidRPr="00DF0533">
              <w:rPr>
                <w:rFonts w:hint="eastAsia"/>
              </w:rPr>
              <w:t>0)</w:t>
            </w:r>
          </w:p>
        </w:tc>
        <w:tc>
          <w:tcPr>
            <w:tcW w:w="2950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使用者的</w:t>
            </w:r>
            <w:r w:rsidRPr="00DF0533">
              <w:rPr>
                <w:rFonts w:hint="eastAsia"/>
              </w:rPr>
              <w:t>E-Mail Address</w:t>
            </w:r>
          </w:p>
        </w:tc>
      </w:tr>
      <w:tr w:rsidR="005045CF" w:rsidRPr="00422923" w:rsidTr="001036CA">
        <w:trPr>
          <w:jc w:val="center"/>
        </w:trPr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r w:rsidRPr="00DF0533">
              <w:t>Status</w:t>
            </w:r>
          </w:p>
        </w:tc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r>
              <w:rPr>
                <w:rFonts w:hint="eastAsia"/>
              </w:rPr>
              <w:t>tinyint</w:t>
            </w:r>
          </w:p>
        </w:tc>
        <w:tc>
          <w:tcPr>
            <w:tcW w:w="2950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使用者的申請狀態。</w:t>
            </w:r>
            <w:r w:rsidRPr="00DF0533">
              <w:rPr>
                <w:rFonts w:hint="eastAsia"/>
              </w:rPr>
              <w:t>null</w:t>
            </w:r>
            <w:r w:rsidRPr="00DF0533">
              <w:rPr>
                <w:rFonts w:hint="eastAsia"/>
              </w:rPr>
              <w:t>為等待管理者審核</w:t>
            </w:r>
            <w:r w:rsidRPr="00DF0533">
              <w:sym w:font="Wingdings" w:char="F0F0"/>
            </w:r>
            <w:r w:rsidRPr="00DF0533">
              <w:rPr>
                <w:rFonts w:hint="eastAsia"/>
              </w:rPr>
              <w:t xml:space="preserve"> 0</w:t>
            </w:r>
            <w:r w:rsidRPr="00DF0533">
              <w:rPr>
                <w:rFonts w:hint="eastAsia"/>
              </w:rPr>
              <w:t>為等待使用者確認</w:t>
            </w:r>
            <w:r w:rsidRPr="00DF0533">
              <w:sym w:font="Wingdings" w:char="F0F0"/>
            </w:r>
            <w:r w:rsidRPr="00DF0533">
              <w:rPr>
                <w:rFonts w:hint="eastAsia"/>
              </w:rPr>
              <w:t xml:space="preserve"> 1</w:t>
            </w:r>
            <w:r w:rsidRPr="00DF0533">
              <w:rPr>
                <w:rFonts w:hint="eastAsia"/>
              </w:rPr>
              <w:t>為正常</w:t>
            </w:r>
          </w:p>
        </w:tc>
      </w:tr>
      <w:tr w:rsidR="001036CA" w:rsidRPr="00422923" w:rsidTr="001036CA">
        <w:trPr>
          <w:jc w:val="center"/>
        </w:trPr>
        <w:tc>
          <w:tcPr>
            <w:tcW w:w="1025" w:type="pct"/>
          </w:tcPr>
          <w:p w:rsidR="001036CA" w:rsidRPr="00DF0533" w:rsidRDefault="001036CA" w:rsidP="005A21E4">
            <w:pPr>
              <w:pStyle w:val="aff3"/>
            </w:pPr>
            <w:r>
              <w:rPr>
                <w:rFonts w:hint="eastAsia"/>
              </w:rPr>
              <w:t>Sex</w:t>
            </w:r>
          </w:p>
        </w:tc>
        <w:tc>
          <w:tcPr>
            <w:tcW w:w="1025" w:type="pct"/>
          </w:tcPr>
          <w:p w:rsidR="001036CA" w:rsidRDefault="001036CA" w:rsidP="005A21E4">
            <w:pPr>
              <w:pStyle w:val="aff3"/>
            </w:pPr>
            <w:r>
              <w:rPr>
                <w:rFonts w:hint="eastAsia"/>
              </w:rPr>
              <w:t>bit</w:t>
            </w:r>
          </w:p>
        </w:tc>
        <w:tc>
          <w:tcPr>
            <w:tcW w:w="2950" w:type="pct"/>
          </w:tcPr>
          <w:p w:rsidR="001036CA" w:rsidRPr="00DF0533" w:rsidRDefault="001036CA" w:rsidP="001E1FB8">
            <w:pPr>
              <w:pStyle w:val="aff3"/>
            </w:pPr>
            <w:r>
              <w:rPr>
                <w:rFonts w:hint="eastAsia"/>
              </w:rPr>
              <w:t>性別，可</w:t>
            </w:r>
            <w:r>
              <w:rPr>
                <w:rFonts w:hint="eastAsia"/>
              </w:rPr>
              <w:t>Null</w:t>
            </w:r>
            <w:r w:rsidR="00AE0275">
              <w:t xml:space="preserve"> (</w:t>
            </w:r>
            <w:r w:rsidR="00AE0275">
              <w:rPr>
                <w:rFonts w:hint="eastAsia"/>
              </w:rPr>
              <w:t>1:</w:t>
            </w:r>
            <w:r w:rsidR="00AE0275">
              <w:rPr>
                <w:rFonts w:hint="eastAsia"/>
              </w:rPr>
              <w:t>男；</w:t>
            </w:r>
            <w:r w:rsidR="00AE0275">
              <w:rPr>
                <w:rFonts w:hint="eastAsia"/>
              </w:rPr>
              <w:t>0:</w:t>
            </w:r>
            <w:r w:rsidR="00AE0275">
              <w:rPr>
                <w:rFonts w:hint="eastAsia"/>
              </w:rPr>
              <w:t>女</w:t>
            </w:r>
            <w:r w:rsidR="00AE0275">
              <w:t>)</w:t>
            </w:r>
          </w:p>
        </w:tc>
      </w:tr>
      <w:tr w:rsidR="005045CF" w:rsidRPr="00422923" w:rsidTr="001036CA">
        <w:trPr>
          <w:jc w:val="center"/>
        </w:trPr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r w:rsidRPr="00DF0533">
              <w:t>LoginCount</w:t>
            </w:r>
          </w:p>
        </w:tc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int</w:t>
            </w:r>
          </w:p>
        </w:tc>
        <w:tc>
          <w:tcPr>
            <w:tcW w:w="2950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登入次數</w:t>
            </w:r>
          </w:p>
        </w:tc>
      </w:tr>
      <w:tr w:rsidR="005045CF" w:rsidRPr="00422923" w:rsidTr="001036CA">
        <w:trPr>
          <w:jc w:val="center"/>
        </w:trPr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r w:rsidRPr="00DF0533">
              <w:t>VerifyCode</w:t>
            </w:r>
          </w:p>
        </w:tc>
        <w:tc>
          <w:tcPr>
            <w:tcW w:w="1025" w:type="pct"/>
          </w:tcPr>
          <w:p w:rsidR="005045CF" w:rsidRPr="00DF0533" w:rsidRDefault="005045CF" w:rsidP="001E1FB8">
            <w:pPr>
              <w:pStyle w:val="aff3"/>
            </w:pPr>
            <w:proofErr w:type="gramStart"/>
            <w:r w:rsidRPr="00DF0533">
              <w:rPr>
                <w:rFonts w:hint="eastAsia"/>
              </w:rPr>
              <w:t>n</w:t>
            </w:r>
            <w:r w:rsidRPr="00DF0533">
              <w:t>varchar</w:t>
            </w:r>
            <w:r w:rsidRPr="00DF0533">
              <w:rPr>
                <w:rFonts w:hint="eastAsia"/>
              </w:rPr>
              <w:t>(</w:t>
            </w:r>
            <w:proofErr w:type="gramEnd"/>
            <w:r w:rsidR="00F84CC1">
              <w:t>300</w:t>
            </w:r>
            <w:r w:rsidRPr="00DF0533">
              <w:rPr>
                <w:rFonts w:hint="eastAsia"/>
              </w:rPr>
              <w:t>)</w:t>
            </w:r>
          </w:p>
        </w:tc>
        <w:tc>
          <w:tcPr>
            <w:tcW w:w="2950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驗證碼。使用者註冊後需經過使用者從</w:t>
            </w:r>
            <w:r w:rsidRPr="00DF0533">
              <w:rPr>
                <w:rFonts w:hint="eastAsia"/>
              </w:rPr>
              <w:t>E-mail</w:t>
            </w:r>
            <w:r w:rsidRPr="00DF0533">
              <w:rPr>
                <w:rFonts w:hint="eastAsia"/>
              </w:rPr>
              <w:t>確認</w:t>
            </w:r>
            <w:r w:rsidRPr="00DF0533">
              <w:rPr>
                <w:rFonts w:hint="eastAsia"/>
              </w:rPr>
              <w:lastRenderedPageBreak/>
              <w:t>註冊，確認後帳號才正式啟用。使用者註冊完畢系統會自動寄發</w:t>
            </w:r>
            <w:r w:rsidRPr="00DF0533">
              <w:rPr>
                <w:rFonts w:hint="eastAsia"/>
              </w:rPr>
              <w:t>E-mail</w:t>
            </w:r>
            <w:r w:rsidRPr="00DF0533">
              <w:rPr>
                <w:rFonts w:hint="eastAsia"/>
              </w:rPr>
              <w:t>到使用者的信箱，這封</w:t>
            </w:r>
            <w:r w:rsidRPr="00DF0533">
              <w:rPr>
                <w:rFonts w:hint="eastAsia"/>
              </w:rPr>
              <w:t>E-mail</w:t>
            </w:r>
            <w:r w:rsidRPr="00DF0533">
              <w:rPr>
                <w:rFonts w:hint="eastAsia"/>
              </w:rPr>
              <w:t>的帳號確認連結中會帶著與本欄位相同的</w:t>
            </w:r>
            <w:r w:rsidRPr="00DF0533">
              <w:rPr>
                <w:rFonts w:hint="eastAsia"/>
              </w:rPr>
              <w:t>VerifyCode</w:t>
            </w:r>
            <w:r w:rsidRPr="00DF0533">
              <w:rPr>
                <w:rFonts w:hint="eastAsia"/>
              </w:rPr>
              <w:t>，用來確保使用者一定要透過這封</w:t>
            </w:r>
            <w:r w:rsidRPr="00DF0533">
              <w:rPr>
                <w:rFonts w:hint="eastAsia"/>
              </w:rPr>
              <w:t>E-mail</w:t>
            </w:r>
            <w:r w:rsidRPr="00DF0533">
              <w:rPr>
                <w:rFonts w:hint="eastAsia"/>
              </w:rPr>
              <w:t>確認身份，不致遭冒用。確認後即修改本欄位為</w:t>
            </w:r>
            <w:r w:rsidRPr="00DF0533">
              <w:rPr>
                <w:rFonts w:hint="eastAsia"/>
              </w:rPr>
              <w:t>null</w:t>
            </w:r>
            <w:r w:rsidRPr="00DF0533">
              <w:rPr>
                <w:rFonts w:hint="eastAsia"/>
              </w:rPr>
              <w:t>。</w:t>
            </w:r>
          </w:p>
        </w:tc>
      </w:tr>
      <w:tr w:rsidR="005045CF" w:rsidRPr="00422923" w:rsidTr="001036CA">
        <w:trPr>
          <w:jc w:val="center"/>
        </w:trPr>
        <w:tc>
          <w:tcPr>
            <w:tcW w:w="1025" w:type="pct"/>
          </w:tcPr>
          <w:p w:rsidR="005045CF" w:rsidRPr="00DF0533" w:rsidRDefault="003D40BF" w:rsidP="005A21E4">
            <w:pPr>
              <w:pStyle w:val="aff3"/>
            </w:pPr>
            <w:r>
              <w:lastRenderedPageBreak/>
              <w:t>ClassID</w:t>
            </w:r>
          </w:p>
        </w:tc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int</w:t>
            </w:r>
          </w:p>
        </w:tc>
        <w:tc>
          <w:tcPr>
            <w:tcW w:w="2950" w:type="pct"/>
          </w:tcPr>
          <w:p w:rsidR="005045CF" w:rsidRPr="00DF0533" w:rsidRDefault="003D40BF" w:rsidP="005A21E4">
            <w:pPr>
              <w:pStyle w:val="aff3"/>
            </w:pPr>
            <w:r>
              <w:t xml:space="preserve">FK : </w:t>
            </w:r>
            <w:r w:rsidR="005045CF" w:rsidRPr="00DF0533">
              <w:rPr>
                <w:rFonts w:hint="eastAsia"/>
              </w:rPr>
              <w:t>Class.CID</w:t>
            </w:r>
            <w:r w:rsidR="0095194A">
              <w:rPr>
                <w:rFonts w:hint="eastAsia"/>
              </w:rPr>
              <w:t>，</w:t>
            </w:r>
            <w:r w:rsidR="0095194A">
              <w:t>會員目錄</w:t>
            </w:r>
          </w:p>
        </w:tc>
      </w:tr>
      <w:tr w:rsidR="005045CF" w:rsidRPr="00422923" w:rsidTr="001036CA">
        <w:trPr>
          <w:jc w:val="center"/>
        </w:trPr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Birthday</w:t>
            </w:r>
          </w:p>
        </w:tc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r>
              <w:rPr>
                <w:rFonts w:hint="eastAsia"/>
              </w:rPr>
              <w:t>date</w:t>
            </w:r>
          </w:p>
        </w:tc>
        <w:tc>
          <w:tcPr>
            <w:tcW w:w="2950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生日</w:t>
            </w:r>
          </w:p>
        </w:tc>
      </w:tr>
      <w:tr w:rsidR="005045CF" w:rsidRPr="00422923" w:rsidTr="001036CA">
        <w:trPr>
          <w:jc w:val="center"/>
        </w:trPr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Nation</w:t>
            </w:r>
          </w:p>
        </w:tc>
        <w:tc>
          <w:tcPr>
            <w:tcW w:w="1025" w:type="pct"/>
          </w:tcPr>
          <w:p w:rsidR="005045CF" w:rsidRPr="00DF0533" w:rsidRDefault="00084EC9">
            <w:pPr>
              <w:pStyle w:val="aff3"/>
            </w:pPr>
            <w:r>
              <w:t>tinyint</w:t>
            </w:r>
          </w:p>
        </w:tc>
        <w:tc>
          <w:tcPr>
            <w:tcW w:w="2950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國碼</w:t>
            </w:r>
            <w:r w:rsidR="001036CA">
              <w:rPr>
                <w:rFonts w:hint="eastAsia"/>
              </w:rPr>
              <w:t>，參考</w:t>
            </w:r>
            <w:r w:rsidR="001036CA">
              <w:rPr>
                <w:rFonts w:hint="eastAsia"/>
              </w:rPr>
              <w:t xml:space="preserve"> </w:t>
            </w:r>
            <w:r w:rsidR="001036CA">
              <w:t xml:space="preserve">Nation </w:t>
            </w:r>
            <w:r w:rsidR="001036CA">
              <w:rPr>
                <w:rFonts w:hint="eastAsia"/>
              </w:rPr>
              <w:t>的</w:t>
            </w:r>
            <w:r w:rsidR="001036CA">
              <w:rPr>
                <w:rFonts w:hint="eastAsia"/>
              </w:rPr>
              <w:t xml:space="preserve"> </w:t>
            </w:r>
            <w:r w:rsidR="001036CA">
              <w:t>foreign key</w:t>
            </w:r>
          </w:p>
        </w:tc>
      </w:tr>
      <w:tr w:rsidR="005045CF" w:rsidRPr="00422923" w:rsidTr="001036CA">
        <w:trPr>
          <w:jc w:val="center"/>
        </w:trPr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Address</w:t>
            </w:r>
          </w:p>
        </w:tc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proofErr w:type="gramStart"/>
            <w:r w:rsidRPr="00DF0533">
              <w:rPr>
                <w:rFonts w:hint="eastAsia"/>
              </w:rPr>
              <w:t>nvarchar(</w:t>
            </w:r>
            <w:proofErr w:type="gramEnd"/>
            <w:r w:rsidRPr="00DF0533">
              <w:rPr>
                <w:rFonts w:hint="eastAsia"/>
              </w:rPr>
              <w:t>200)</w:t>
            </w:r>
          </w:p>
        </w:tc>
        <w:tc>
          <w:tcPr>
            <w:tcW w:w="2950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住址</w:t>
            </w:r>
          </w:p>
        </w:tc>
      </w:tr>
      <w:tr w:rsidR="005045CF" w:rsidRPr="00422923" w:rsidTr="001036CA">
        <w:trPr>
          <w:jc w:val="center"/>
        </w:trPr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Phone</w:t>
            </w:r>
          </w:p>
        </w:tc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proofErr w:type="gramStart"/>
            <w:r w:rsidRPr="00DF0533">
              <w:rPr>
                <w:rFonts w:hint="eastAsia"/>
              </w:rPr>
              <w:t>nvarchar(</w:t>
            </w:r>
            <w:proofErr w:type="gramEnd"/>
            <w:r w:rsidRPr="00DF0533">
              <w:rPr>
                <w:rFonts w:hint="eastAsia"/>
              </w:rPr>
              <w:t>25)</w:t>
            </w:r>
          </w:p>
        </w:tc>
        <w:tc>
          <w:tcPr>
            <w:tcW w:w="2950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電話</w:t>
            </w:r>
          </w:p>
        </w:tc>
      </w:tr>
      <w:tr w:rsidR="005045CF" w:rsidRPr="00422923" w:rsidTr="001036CA">
        <w:trPr>
          <w:jc w:val="center"/>
        </w:trPr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SendEMailOK</w:t>
            </w:r>
          </w:p>
        </w:tc>
        <w:tc>
          <w:tcPr>
            <w:tcW w:w="1025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bit</w:t>
            </w:r>
          </w:p>
        </w:tc>
        <w:tc>
          <w:tcPr>
            <w:tcW w:w="2950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是否寄出邀請函</w:t>
            </w:r>
            <w:r w:rsidR="00DA43D9">
              <w:rPr>
                <w:rFonts w:hint="eastAsia"/>
              </w:rPr>
              <w:t>，</w:t>
            </w:r>
            <w:r w:rsidR="00DA43D9">
              <w:rPr>
                <w:rFonts w:hint="eastAsia"/>
              </w:rPr>
              <w:t>0</w:t>
            </w:r>
            <w:r w:rsidR="00DA43D9">
              <w:t xml:space="preserve"> or null</w:t>
            </w:r>
            <w:r w:rsidR="00DA43D9">
              <w:rPr>
                <w:rFonts w:hint="eastAsia"/>
              </w:rPr>
              <w:t>：尚未，</w:t>
            </w:r>
            <w:r w:rsidR="00DA43D9">
              <w:rPr>
                <w:rFonts w:hint="eastAsia"/>
              </w:rPr>
              <w:t>1</w:t>
            </w:r>
            <w:r w:rsidR="00DA43D9">
              <w:rPr>
                <w:rFonts w:hint="eastAsia"/>
              </w:rPr>
              <w:t>：已寄出</w:t>
            </w:r>
          </w:p>
        </w:tc>
      </w:tr>
    </w:tbl>
    <w:p w:rsidR="006D079D" w:rsidRDefault="006D079D" w:rsidP="001B5023"/>
    <w:p w:rsidR="005045CF" w:rsidRDefault="005045CF" w:rsidP="001B5023">
      <w:pPr>
        <w:pStyle w:val="3"/>
      </w:pPr>
      <w:r>
        <w:rPr>
          <w:rFonts w:hint="eastAsia"/>
        </w:rPr>
        <w:t>Groups Table</w:t>
      </w:r>
    </w:p>
    <w:p w:rsidR="00C97CD6" w:rsidRDefault="004918A5" w:rsidP="001036CA">
      <w:r>
        <w:rPr>
          <w:rFonts w:hint="eastAsia"/>
        </w:rPr>
        <w:t>列</w:t>
      </w:r>
      <w:r>
        <w:t>出</w:t>
      </w:r>
      <w:r>
        <w:rPr>
          <w:rFonts w:hint="eastAsia"/>
        </w:rPr>
        <w:t>如</w:t>
      </w:r>
      <w:r>
        <w:t>管理員、普通會員、</w:t>
      </w:r>
      <w:r>
        <w:rPr>
          <w:rFonts w:hint="eastAsia"/>
        </w:rPr>
        <w:t>高</w:t>
      </w:r>
      <w:r>
        <w:t>等會員</w:t>
      </w:r>
      <w:r>
        <w:rPr>
          <w:rFonts w:hint="eastAsia"/>
        </w:rPr>
        <w:t>等</w:t>
      </w:r>
      <w:r>
        <w:t>群組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2"/>
        <w:gridCol w:w="1962"/>
        <w:gridCol w:w="5684"/>
      </w:tblGrid>
      <w:tr w:rsidR="00DE1A8D" w:rsidRPr="00DF61A5" w:rsidTr="001036CA">
        <w:trPr>
          <w:jc w:val="center"/>
        </w:trPr>
        <w:tc>
          <w:tcPr>
            <w:tcW w:w="1021" w:type="pct"/>
            <w:shd w:val="clear" w:color="auto" w:fill="D9D9D9" w:themeFill="background1" w:themeFillShade="D9"/>
            <w:vAlign w:val="center"/>
          </w:tcPr>
          <w:p w:rsidR="005045CF" w:rsidRPr="00DF61A5" w:rsidRDefault="005045CF" w:rsidP="005A21E4">
            <w:pPr>
              <w:pStyle w:val="aff3"/>
              <w:rPr>
                <w:b/>
              </w:rPr>
            </w:pPr>
            <w:r w:rsidRPr="00DF61A5">
              <w:rPr>
                <w:rFonts w:hint="eastAsia"/>
                <w:b/>
              </w:rPr>
              <w:t>欄位名稱</w:t>
            </w:r>
          </w:p>
        </w:tc>
        <w:tc>
          <w:tcPr>
            <w:tcW w:w="1021" w:type="pct"/>
            <w:shd w:val="clear" w:color="auto" w:fill="D9D9D9" w:themeFill="background1" w:themeFillShade="D9"/>
            <w:vAlign w:val="center"/>
          </w:tcPr>
          <w:p w:rsidR="005045CF" w:rsidRPr="00DF61A5" w:rsidRDefault="005045CF" w:rsidP="005A21E4">
            <w:pPr>
              <w:pStyle w:val="aff3"/>
              <w:rPr>
                <w:b/>
              </w:rPr>
            </w:pPr>
            <w:r w:rsidRPr="00DF61A5">
              <w:rPr>
                <w:rFonts w:hint="eastAsia"/>
                <w:b/>
              </w:rPr>
              <w:t>資料型態</w:t>
            </w:r>
          </w:p>
        </w:tc>
        <w:tc>
          <w:tcPr>
            <w:tcW w:w="2958" w:type="pct"/>
            <w:shd w:val="clear" w:color="auto" w:fill="D9D9D9" w:themeFill="background1" w:themeFillShade="D9"/>
            <w:vAlign w:val="center"/>
          </w:tcPr>
          <w:p w:rsidR="005045CF" w:rsidRPr="00DF61A5" w:rsidRDefault="005045CF" w:rsidP="005A21E4">
            <w:pPr>
              <w:pStyle w:val="aff3"/>
              <w:rPr>
                <w:b/>
              </w:rPr>
            </w:pPr>
            <w:r w:rsidRPr="00DF61A5">
              <w:rPr>
                <w:rFonts w:hint="eastAsia"/>
                <w:b/>
              </w:rPr>
              <w:t>註解</w:t>
            </w:r>
          </w:p>
        </w:tc>
      </w:tr>
      <w:tr w:rsidR="005045CF" w:rsidTr="001036CA">
        <w:trPr>
          <w:jc w:val="center"/>
        </w:trPr>
        <w:tc>
          <w:tcPr>
            <w:tcW w:w="1021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GID</w:t>
            </w:r>
          </w:p>
        </w:tc>
        <w:tc>
          <w:tcPr>
            <w:tcW w:w="1021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int</w:t>
            </w:r>
          </w:p>
        </w:tc>
        <w:tc>
          <w:tcPr>
            <w:tcW w:w="2958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 xml:space="preserve">PK, </w:t>
            </w:r>
            <w:proofErr w:type="gramStart"/>
            <w:r w:rsidRPr="00DF0533">
              <w:rPr>
                <w:rFonts w:hint="eastAsia"/>
              </w:rPr>
              <w:t>identity(</w:t>
            </w:r>
            <w:proofErr w:type="gramEnd"/>
            <w:r w:rsidRPr="00DF0533">
              <w:rPr>
                <w:rFonts w:hint="eastAsia"/>
              </w:rPr>
              <w:t>1,1), Group ID</w:t>
            </w:r>
          </w:p>
        </w:tc>
      </w:tr>
      <w:tr w:rsidR="005045CF" w:rsidTr="001036CA">
        <w:trPr>
          <w:jc w:val="center"/>
        </w:trPr>
        <w:tc>
          <w:tcPr>
            <w:tcW w:w="1021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GName</w:t>
            </w:r>
          </w:p>
        </w:tc>
        <w:tc>
          <w:tcPr>
            <w:tcW w:w="1021" w:type="pct"/>
          </w:tcPr>
          <w:p w:rsidR="005045CF" w:rsidRPr="00DF0533" w:rsidRDefault="005045CF">
            <w:pPr>
              <w:pStyle w:val="aff3"/>
            </w:pPr>
            <w:proofErr w:type="gramStart"/>
            <w:r w:rsidRPr="00DF0533">
              <w:rPr>
                <w:rFonts w:hint="eastAsia"/>
              </w:rPr>
              <w:t>n</w:t>
            </w:r>
            <w:r w:rsidRPr="00DF0533">
              <w:t>varchar</w:t>
            </w:r>
            <w:r w:rsidRPr="00DF0533">
              <w:rPr>
                <w:rFonts w:hint="eastAsia"/>
              </w:rPr>
              <w:t>(</w:t>
            </w:r>
            <w:proofErr w:type="gramEnd"/>
            <w:del w:id="95" w:author="Windows 使用者" w:date="2019-01-25T17:08:00Z">
              <w:r w:rsidR="00482338" w:rsidDel="00AC5C11">
                <w:delText>256</w:delText>
              </w:r>
            </w:del>
            <w:ins w:id="96" w:author="Windows 使用者" w:date="2019-01-25T17:08:00Z">
              <w:r w:rsidR="00AC5C11">
                <w:t>100</w:t>
              </w:r>
            </w:ins>
            <w:r w:rsidRPr="00DF0533">
              <w:rPr>
                <w:rFonts w:hint="eastAsia"/>
              </w:rPr>
              <w:t>)</w:t>
            </w:r>
          </w:p>
        </w:tc>
        <w:tc>
          <w:tcPr>
            <w:tcW w:w="2958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UQ</w:t>
            </w:r>
            <w:r w:rsidR="0090690C">
              <w:rPr>
                <w:rFonts w:hint="eastAsia"/>
              </w:rPr>
              <w:t>，群組名稱</w:t>
            </w:r>
          </w:p>
        </w:tc>
      </w:tr>
      <w:tr w:rsidR="005045CF" w:rsidTr="001036CA">
        <w:trPr>
          <w:jc w:val="center"/>
        </w:trPr>
        <w:tc>
          <w:tcPr>
            <w:tcW w:w="1021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GDes</w:t>
            </w:r>
          </w:p>
        </w:tc>
        <w:tc>
          <w:tcPr>
            <w:tcW w:w="1021" w:type="pct"/>
          </w:tcPr>
          <w:p w:rsidR="005045CF" w:rsidRPr="00DF0533" w:rsidRDefault="005045CF" w:rsidP="005A21E4">
            <w:pPr>
              <w:pStyle w:val="aff3"/>
            </w:pPr>
            <w:proofErr w:type="gramStart"/>
            <w:r w:rsidRPr="00DF0533">
              <w:rPr>
                <w:rFonts w:hint="eastAsia"/>
              </w:rPr>
              <w:t>nvarchar(</w:t>
            </w:r>
            <w:proofErr w:type="gramEnd"/>
            <w:r w:rsidRPr="00DF0533">
              <w:rPr>
                <w:rFonts w:hint="eastAsia"/>
              </w:rPr>
              <w:t>1024)</w:t>
            </w:r>
          </w:p>
        </w:tc>
        <w:tc>
          <w:tcPr>
            <w:tcW w:w="2958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群組敘述</w:t>
            </w:r>
          </w:p>
        </w:tc>
      </w:tr>
      <w:tr w:rsidR="005045CF" w:rsidTr="001036CA">
        <w:trPr>
          <w:jc w:val="center"/>
        </w:trPr>
        <w:tc>
          <w:tcPr>
            <w:tcW w:w="1021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Status</w:t>
            </w:r>
          </w:p>
        </w:tc>
        <w:tc>
          <w:tcPr>
            <w:tcW w:w="1021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tinyint</w:t>
            </w:r>
          </w:p>
        </w:tc>
        <w:tc>
          <w:tcPr>
            <w:tcW w:w="2958" w:type="pct"/>
          </w:tcPr>
          <w:p w:rsidR="00CC2895" w:rsidRDefault="00CC2895" w:rsidP="005A21E4">
            <w:pPr>
              <w:pStyle w:val="aff3"/>
            </w:pPr>
            <w:r>
              <w:rPr>
                <w:rFonts w:hint="eastAsia"/>
              </w:rPr>
              <w:t>系統</w:t>
            </w:r>
            <w:r>
              <w:t>管理者審核狀態</w:t>
            </w:r>
            <w:r>
              <w:rPr>
                <w:rFonts w:hint="eastAsia"/>
              </w:rPr>
              <w:t>。</w:t>
            </w:r>
          </w:p>
          <w:p w:rsidR="00CC2895" w:rsidRDefault="00CC2895" w:rsidP="005A21E4">
            <w:pPr>
              <w:pStyle w:val="aff3"/>
            </w:pPr>
            <w:r>
              <w:t>N</w:t>
            </w:r>
            <w:r>
              <w:rPr>
                <w:rFonts w:hint="eastAsia"/>
              </w:rPr>
              <w:t>ull</w:t>
            </w:r>
            <w:r>
              <w:t xml:space="preserve"> 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DF0533">
              <w:rPr>
                <w:rFonts w:hint="eastAsia"/>
              </w:rPr>
              <w:t>等待系統管理者審核</w:t>
            </w:r>
          </w:p>
          <w:p w:rsidR="00CC2895" w:rsidRDefault="00CC2895" w:rsidP="005A21E4">
            <w:pPr>
              <w:pStyle w:val="aff3"/>
            </w:pPr>
            <w:r>
              <w:rPr>
                <w:rFonts w:hint="eastAsia"/>
              </w:rPr>
              <w:t>0</w:t>
            </w:r>
            <w:r>
              <w:t xml:space="preserve"> : </w:t>
            </w:r>
            <w:r>
              <w:t>審核失敗</w:t>
            </w:r>
            <w:r>
              <w:rPr>
                <w:rFonts w:hint="eastAsia"/>
              </w:rPr>
              <w:t>。</w:t>
            </w:r>
          </w:p>
          <w:p w:rsidR="005045CF" w:rsidRPr="00DF0533" w:rsidRDefault="00CC2895" w:rsidP="005A21E4">
            <w:pPr>
              <w:pStyle w:val="aff3"/>
            </w:pPr>
            <w:r>
              <w:rPr>
                <w:rFonts w:hint="eastAsia"/>
              </w:rPr>
              <w:t xml:space="preserve">1 : </w:t>
            </w:r>
            <w:r>
              <w:rPr>
                <w:rFonts w:hint="eastAsia"/>
              </w:rPr>
              <w:t>審核成功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正常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</w:t>
            </w:r>
          </w:p>
        </w:tc>
      </w:tr>
      <w:tr w:rsidR="005045CF" w:rsidTr="001036CA">
        <w:trPr>
          <w:jc w:val="center"/>
        </w:trPr>
        <w:tc>
          <w:tcPr>
            <w:tcW w:w="1021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Since</w:t>
            </w:r>
          </w:p>
        </w:tc>
        <w:tc>
          <w:tcPr>
            <w:tcW w:w="1021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datatime</w:t>
            </w:r>
          </w:p>
        </w:tc>
        <w:tc>
          <w:tcPr>
            <w:tcW w:w="2958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群組建立時間，預設值為建立時間</w:t>
            </w:r>
          </w:p>
        </w:tc>
      </w:tr>
      <w:tr w:rsidR="005045CF" w:rsidTr="001036CA">
        <w:trPr>
          <w:jc w:val="center"/>
        </w:trPr>
        <w:tc>
          <w:tcPr>
            <w:tcW w:w="1021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Type</w:t>
            </w:r>
          </w:p>
        </w:tc>
        <w:tc>
          <w:tcPr>
            <w:tcW w:w="1021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tinyint</w:t>
            </w:r>
          </w:p>
        </w:tc>
        <w:tc>
          <w:tcPr>
            <w:tcW w:w="2958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0</w:t>
            </w:r>
            <w:r w:rsidRPr="00DF0533">
              <w:rPr>
                <w:rFonts w:hint="eastAsia"/>
              </w:rPr>
              <w:t>為系統群組，</w:t>
            </w:r>
            <w:r w:rsidRPr="00DF0533">
              <w:rPr>
                <w:rFonts w:hint="eastAsia"/>
              </w:rPr>
              <w:t>1</w:t>
            </w:r>
            <w:r w:rsidRPr="00DF0533">
              <w:rPr>
                <w:rFonts w:hint="eastAsia"/>
              </w:rPr>
              <w:t>為使用者自建群組</w:t>
            </w:r>
          </w:p>
        </w:tc>
      </w:tr>
      <w:tr w:rsidR="00DA43D9" w:rsidTr="001036CA">
        <w:trPr>
          <w:jc w:val="center"/>
        </w:trPr>
        <w:tc>
          <w:tcPr>
            <w:tcW w:w="1021" w:type="pct"/>
          </w:tcPr>
          <w:p w:rsidR="00DA43D9" w:rsidRPr="00DF0533" w:rsidRDefault="00DA43D9" w:rsidP="005A21E4">
            <w:pPr>
              <w:pStyle w:val="aff3"/>
            </w:pPr>
            <w:r>
              <w:rPr>
                <w:rFonts w:hint="eastAsia"/>
              </w:rPr>
              <w:t>bHided</w:t>
            </w:r>
          </w:p>
        </w:tc>
        <w:tc>
          <w:tcPr>
            <w:tcW w:w="1021" w:type="pct"/>
          </w:tcPr>
          <w:p w:rsidR="00DA43D9" w:rsidRPr="00DF0533" w:rsidRDefault="00DA43D9" w:rsidP="005A21E4">
            <w:pPr>
              <w:pStyle w:val="aff3"/>
            </w:pPr>
            <w:r>
              <w:rPr>
                <w:rFonts w:hint="eastAsia"/>
              </w:rPr>
              <w:t>bit</w:t>
            </w:r>
          </w:p>
        </w:tc>
        <w:tc>
          <w:tcPr>
            <w:tcW w:w="2958" w:type="pct"/>
          </w:tcPr>
          <w:p w:rsidR="00DA43D9" w:rsidRPr="00DF0533" w:rsidRDefault="002A0831" w:rsidP="005A21E4">
            <w:pPr>
              <w:pStyle w:val="aff3"/>
            </w:pPr>
            <w:r w:rsidRPr="001036CA">
              <w:rPr>
                <w:rFonts w:hint="eastAsia"/>
              </w:rPr>
              <w:t>是否</w:t>
            </w:r>
            <w:r>
              <w:rPr>
                <w:rFonts w:hint="eastAsia"/>
              </w:rPr>
              <w:t>被隱藏，</w:t>
            </w:r>
            <w:r w:rsidRPr="001036CA">
              <w:rPr>
                <w:rFonts w:hint="eastAsia"/>
              </w:rPr>
              <w:t>預設值為</w:t>
            </w:r>
            <w:r>
              <w:t xml:space="preserve">0 </w:t>
            </w:r>
            <w:r w:rsidRPr="001036CA">
              <w:t xml:space="preserve">(0: </w:t>
            </w:r>
            <w:r>
              <w:t>顯示</w:t>
            </w:r>
            <w:r w:rsidRPr="001036CA">
              <w:rPr>
                <w:rFonts w:hint="eastAsia"/>
              </w:rPr>
              <w:t>，</w:t>
            </w:r>
            <w:r w:rsidRPr="001036CA">
              <w:t xml:space="preserve">1: </w:t>
            </w:r>
            <w:r>
              <w:rPr>
                <w:rFonts w:hint="eastAsia"/>
              </w:rPr>
              <w:t>隱藏</w:t>
            </w:r>
            <w:r w:rsidRPr="001036CA">
              <w:t>)</w:t>
            </w:r>
          </w:p>
        </w:tc>
      </w:tr>
      <w:tr w:rsidR="002A0831" w:rsidTr="001036CA">
        <w:trPr>
          <w:jc w:val="center"/>
        </w:trPr>
        <w:tc>
          <w:tcPr>
            <w:tcW w:w="1021" w:type="pct"/>
          </w:tcPr>
          <w:p w:rsidR="002A0831" w:rsidRDefault="002A0831" w:rsidP="005A21E4">
            <w:pPr>
              <w:pStyle w:val="aff3"/>
            </w:pPr>
            <w:r>
              <w:rPr>
                <w:rFonts w:hint="eastAsia"/>
              </w:rPr>
              <w:t>bDel</w:t>
            </w:r>
          </w:p>
        </w:tc>
        <w:tc>
          <w:tcPr>
            <w:tcW w:w="1021" w:type="pct"/>
          </w:tcPr>
          <w:p w:rsidR="002A0831" w:rsidRDefault="002A0831" w:rsidP="005A21E4">
            <w:pPr>
              <w:pStyle w:val="aff3"/>
            </w:pPr>
            <w:r>
              <w:rPr>
                <w:rFonts w:hint="eastAsia"/>
              </w:rPr>
              <w:t>bit</w:t>
            </w:r>
          </w:p>
        </w:tc>
        <w:tc>
          <w:tcPr>
            <w:tcW w:w="2958" w:type="pct"/>
          </w:tcPr>
          <w:p w:rsidR="002A0831" w:rsidRPr="001036CA" w:rsidRDefault="00476578" w:rsidP="005A21E4">
            <w:pPr>
              <w:pStyle w:val="aff3"/>
            </w:pPr>
            <w:r>
              <w:rPr>
                <w:rFonts w:hint="eastAsia"/>
              </w:rPr>
              <w:t>是否被刪除，</w:t>
            </w:r>
            <w:r w:rsidRPr="001036CA">
              <w:rPr>
                <w:rFonts w:hint="eastAsia"/>
              </w:rPr>
              <w:t>預設值為</w:t>
            </w:r>
            <w:r>
              <w:rPr>
                <w:rFonts w:hint="eastAsia"/>
              </w:rPr>
              <w:t>0</w:t>
            </w:r>
            <w:r w:rsidRPr="001036CA">
              <w:t xml:space="preserve"> (0: </w:t>
            </w:r>
            <w:r>
              <w:t>未刪除</w:t>
            </w:r>
            <w:r w:rsidRPr="001036CA">
              <w:rPr>
                <w:rFonts w:hint="eastAsia"/>
              </w:rPr>
              <w:t>，</w:t>
            </w:r>
            <w:r w:rsidRPr="001036CA">
              <w:t xml:space="preserve">1: </w:t>
            </w:r>
            <w:r>
              <w:rPr>
                <w:rFonts w:hint="eastAsia"/>
              </w:rPr>
              <w:t>刪除</w:t>
            </w:r>
            <w:r w:rsidRPr="001036CA">
              <w:t>)</w:t>
            </w:r>
          </w:p>
        </w:tc>
      </w:tr>
    </w:tbl>
    <w:p w:rsidR="007D4701" w:rsidRDefault="007D4701" w:rsidP="001B5023"/>
    <w:p w:rsidR="005045CF" w:rsidRDefault="005045CF" w:rsidP="001B5023">
      <w:pPr>
        <w:pStyle w:val="3"/>
      </w:pPr>
      <w:r>
        <w:rPr>
          <w:rFonts w:hint="eastAsia"/>
        </w:rPr>
        <w:t>GM Table</w:t>
      </w:r>
    </w:p>
    <w:p w:rsidR="00C97CD6" w:rsidRDefault="006E1692" w:rsidP="001036CA">
      <w:r>
        <w:rPr>
          <w:rFonts w:hint="eastAsia"/>
        </w:rPr>
        <w:t>記</w:t>
      </w:r>
      <w:r>
        <w:t>錄會員</w:t>
      </w:r>
      <w:r>
        <w:rPr>
          <w:rFonts w:hint="eastAsia"/>
        </w:rPr>
        <w:t>所</w:t>
      </w:r>
      <w:r>
        <w:t>屬群組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962"/>
        <w:gridCol w:w="5686"/>
      </w:tblGrid>
      <w:tr w:rsidR="005045CF" w:rsidRPr="00DF61A5" w:rsidTr="001036CA">
        <w:trPr>
          <w:jc w:val="center"/>
        </w:trPr>
        <w:tc>
          <w:tcPr>
            <w:tcW w:w="1020" w:type="pct"/>
            <w:shd w:val="clear" w:color="auto" w:fill="D9D9D9" w:themeFill="background1" w:themeFillShade="D9"/>
            <w:vAlign w:val="center"/>
          </w:tcPr>
          <w:p w:rsidR="005045CF" w:rsidRPr="00DF61A5" w:rsidRDefault="005045CF" w:rsidP="005A21E4">
            <w:pPr>
              <w:pStyle w:val="aff3"/>
              <w:rPr>
                <w:b/>
              </w:rPr>
            </w:pPr>
            <w:r w:rsidRPr="00DF61A5">
              <w:rPr>
                <w:rFonts w:hint="eastAsia"/>
                <w:b/>
              </w:rPr>
              <w:t>欄位名稱</w:t>
            </w:r>
          </w:p>
        </w:tc>
        <w:tc>
          <w:tcPr>
            <w:tcW w:w="1021" w:type="pct"/>
            <w:shd w:val="clear" w:color="auto" w:fill="D9D9D9" w:themeFill="background1" w:themeFillShade="D9"/>
            <w:vAlign w:val="center"/>
          </w:tcPr>
          <w:p w:rsidR="005045CF" w:rsidRPr="00DF61A5" w:rsidRDefault="005045CF" w:rsidP="005A21E4">
            <w:pPr>
              <w:pStyle w:val="aff3"/>
              <w:rPr>
                <w:b/>
              </w:rPr>
            </w:pPr>
            <w:r w:rsidRPr="00DF61A5">
              <w:rPr>
                <w:rFonts w:hint="eastAsia"/>
                <w:b/>
              </w:rPr>
              <w:t>資料型態</w:t>
            </w:r>
          </w:p>
        </w:tc>
        <w:tc>
          <w:tcPr>
            <w:tcW w:w="2959" w:type="pct"/>
            <w:shd w:val="clear" w:color="auto" w:fill="D9D9D9" w:themeFill="background1" w:themeFillShade="D9"/>
            <w:vAlign w:val="center"/>
          </w:tcPr>
          <w:p w:rsidR="005045CF" w:rsidRPr="00DF61A5" w:rsidRDefault="005045CF" w:rsidP="005A21E4">
            <w:pPr>
              <w:pStyle w:val="aff3"/>
              <w:rPr>
                <w:b/>
              </w:rPr>
            </w:pPr>
            <w:r w:rsidRPr="00DF61A5">
              <w:rPr>
                <w:rFonts w:hint="eastAsia"/>
                <w:b/>
              </w:rPr>
              <w:t>註解</w:t>
            </w:r>
          </w:p>
        </w:tc>
      </w:tr>
      <w:tr w:rsidR="005045CF" w:rsidTr="001036CA">
        <w:trPr>
          <w:jc w:val="center"/>
        </w:trPr>
        <w:tc>
          <w:tcPr>
            <w:tcW w:w="1020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GID</w:t>
            </w:r>
          </w:p>
        </w:tc>
        <w:tc>
          <w:tcPr>
            <w:tcW w:w="1021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int</w:t>
            </w:r>
          </w:p>
        </w:tc>
        <w:tc>
          <w:tcPr>
            <w:tcW w:w="2959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 xml:space="preserve">PK, </w:t>
            </w:r>
            <w:proofErr w:type="gramStart"/>
            <w:r w:rsidRPr="00DF0533">
              <w:rPr>
                <w:rFonts w:hint="eastAsia"/>
              </w:rPr>
              <w:t>FK:Group</w:t>
            </w:r>
            <w:proofErr w:type="gramEnd"/>
            <w:r w:rsidRPr="00DF0533">
              <w:rPr>
                <w:rFonts w:hint="eastAsia"/>
              </w:rPr>
              <w:t>, Group ID</w:t>
            </w:r>
          </w:p>
        </w:tc>
      </w:tr>
      <w:tr w:rsidR="005045CF" w:rsidTr="001036CA">
        <w:trPr>
          <w:jc w:val="center"/>
        </w:trPr>
        <w:tc>
          <w:tcPr>
            <w:tcW w:w="1020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MID</w:t>
            </w:r>
          </w:p>
        </w:tc>
        <w:tc>
          <w:tcPr>
            <w:tcW w:w="1021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int</w:t>
            </w:r>
          </w:p>
        </w:tc>
        <w:tc>
          <w:tcPr>
            <w:tcW w:w="2959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 xml:space="preserve">PK, </w:t>
            </w:r>
            <w:proofErr w:type="gramStart"/>
            <w:r w:rsidRPr="00DF0533">
              <w:rPr>
                <w:rFonts w:hint="eastAsia"/>
              </w:rPr>
              <w:t>FK:Member</w:t>
            </w:r>
            <w:proofErr w:type="gramEnd"/>
            <w:r w:rsidRPr="00DF0533">
              <w:rPr>
                <w:rFonts w:hint="eastAsia"/>
              </w:rPr>
              <w:t>, Member ID</w:t>
            </w:r>
          </w:p>
        </w:tc>
      </w:tr>
      <w:tr w:rsidR="005045CF" w:rsidTr="001036CA">
        <w:trPr>
          <w:jc w:val="center"/>
        </w:trPr>
        <w:tc>
          <w:tcPr>
            <w:tcW w:w="1020" w:type="pct"/>
          </w:tcPr>
          <w:p w:rsidR="005045CF" w:rsidRPr="00DF0533" w:rsidRDefault="005045CF" w:rsidP="005A21E4">
            <w:pPr>
              <w:pStyle w:val="aff3"/>
            </w:pPr>
            <w:r w:rsidRPr="00DF0533">
              <w:t>Role</w:t>
            </w:r>
          </w:p>
        </w:tc>
        <w:tc>
          <w:tcPr>
            <w:tcW w:w="1021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tinyint</w:t>
            </w:r>
          </w:p>
        </w:tc>
        <w:tc>
          <w:tcPr>
            <w:tcW w:w="2959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使用者在群組中的角色，目前有</w:t>
            </w:r>
            <w:r w:rsidRPr="00DF0533">
              <w:rPr>
                <w:rFonts w:hint="eastAsia"/>
              </w:rPr>
              <w:t>0</w:t>
            </w:r>
            <w:r w:rsidRPr="00DF0533">
              <w:rPr>
                <w:rFonts w:hint="eastAsia"/>
              </w:rPr>
              <w:t>是</w:t>
            </w:r>
            <w:r w:rsidRPr="00DF0533">
              <w:rPr>
                <w:rFonts w:hint="eastAsia"/>
              </w:rPr>
              <w:t>Owner</w:t>
            </w:r>
            <w:r w:rsidRPr="00DF0533">
              <w:rPr>
                <w:rFonts w:hint="eastAsia"/>
              </w:rPr>
              <w:t>，</w:t>
            </w:r>
            <w:r w:rsidRPr="00DF0533">
              <w:rPr>
                <w:rFonts w:hint="eastAsia"/>
              </w:rPr>
              <w:t>1</w:t>
            </w:r>
            <w:r w:rsidRPr="00DF0533">
              <w:rPr>
                <w:rFonts w:hint="eastAsia"/>
              </w:rPr>
              <w:t>是</w:t>
            </w:r>
            <w:r w:rsidRPr="00DF0533">
              <w:rPr>
                <w:rFonts w:hint="eastAsia"/>
              </w:rPr>
              <w:t>Manager</w:t>
            </w:r>
            <w:r w:rsidRPr="00DF0533">
              <w:rPr>
                <w:rFonts w:hint="eastAsia"/>
              </w:rPr>
              <w:t>，</w:t>
            </w:r>
            <w:r w:rsidRPr="00DF0533">
              <w:rPr>
                <w:rFonts w:hint="eastAsia"/>
              </w:rPr>
              <w:t>2</w:t>
            </w:r>
            <w:r w:rsidRPr="00DF0533">
              <w:rPr>
                <w:rFonts w:hint="eastAsia"/>
              </w:rPr>
              <w:t>是成員</w:t>
            </w:r>
          </w:p>
        </w:tc>
      </w:tr>
      <w:tr w:rsidR="005045CF" w:rsidTr="001036CA">
        <w:trPr>
          <w:jc w:val="center"/>
        </w:trPr>
        <w:tc>
          <w:tcPr>
            <w:tcW w:w="1020" w:type="pct"/>
          </w:tcPr>
          <w:p w:rsidR="005045CF" w:rsidRPr="00DF0533" w:rsidRDefault="005045CF" w:rsidP="005A21E4">
            <w:pPr>
              <w:pStyle w:val="aff3"/>
            </w:pPr>
            <w:r w:rsidRPr="00DF0533">
              <w:t>Type</w:t>
            </w:r>
          </w:p>
        </w:tc>
        <w:tc>
          <w:tcPr>
            <w:tcW w:w="1021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bit</w:t>
            </w:r>
          </w:p>
        </w:tc>
        <w:tc>
          <w:tcPr>
            <w:tcW w:w="2959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該關係的類型，</w:t>
            </w:r>
            <w:r w:rsidRPr="00DF0533">
              <w:rPr>
                <w:rFonts w:hint="eastAsia"/>
              </w:rPr>
              <w:t>null (</w:t>
            </w:r>
            <w:r w:rsidRPr="00DF0533">
              <w:rPr>
                <w:rFonts w:hint="eastAsia"/>
              </w:rPr>
              <w:t>直接加入</w:t>
            </w:r>
            <w:r w:rsidRPr="00DF0533">
              <w:rPr>
                <w:rFonts w:hint="eastAsia"/>
              </w:rPr>
              <w:t>)</w:t>
            </w:r>
            <w:r w:rsidRPr="00DF0533">
              <w:rPr>
                <w:rFonts w:hint="eastAsia"/>
              </w:rPr>
              <w:t>、</w:t>
            </w:r>
            <w:r w:rsidRPr="00DF0533">
              <w:rPr>
                <w:rFonts w:hint="eastAsia"/>
              </w:rPr>
              <w:t>0 (</w:t>
            </w:r>
            <w:r w:rsidRPr="00DF0533">
              <w:rPr>
                <w:rFonts w:hint="eastAsia"/>
              </w:rPr>
              <w:t>邀請</w:t>
            </w:r>
            <w:r w:rsidRPr="00DF0533">
              <w:rPr>
                <w:rFonts w:hint="eastAsia"/>
              </w:rPr>
              <w:t xml:space="preserve">) </w:t>
            </w:r>
            <w:r w:rsidRPr="00DF0533">
              <w:rPr>
                <w:rFonts w:hint="eastAsia"/>
              </w:rPr>
              <w:t>、</w:t>
            </w:r>
            <w:r w:rsidRPr="00DF0533">
              <w:rPr>
                <w:rFonts w:hint="eastAsia"/>
              </w:rPr>
              <w:t>1 (</w:t>
            </w:r>
            <w:r w:rsidRPr="00DF0533">
              <w:rPr>
                <w:rFonts w:hint="eastAsia"/>
              </w:rPr>
              <w:t>申請</w:t>
            </w:r>
            <w:r w:rsidRPr="00DF0533">
              <w:rPr>
                <w:rFonts w:hint="eastAsia"/>
              </w:rPr>
              <w:t xml:space="preserve">) </w:t>
            </w:r>
          </w:p>
        </w:tc>
      </w:tr>
      <w:tr w:rsidR="005045CF" w:rsidRPr="00107EBA" w:rsidTr="001036CA">
        <w:trPr>
          <w:jc w:val="center"/>
        </w:trPr>
        <w:tc>
          <w:tcPr>
            <w:tcW w:w="1020" w:type="pct"/>
          </w:tcPr>
          <w:p w:rsidR="005045CF" w:rsidRPr="00DF0533" w:rsidRDefault="005045CF" w:rsidP="005A21E4">
            <w:pPr>
              <w:pStyle w:val="aff3"/>
            </w:pPr>
            <w:r w:rsidRPr="00DF0533">
              <w:t>Status</w:t>
            </w:r>
          </w:p>
        </w:tc>
        <w:tc>
          <w:tcPr>
            <w:tcW w:w="1021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bit</w:t>
            </w:r>
          </w:p>
        </w:tc>
        <w:tc>
          <w:tcPr>
            <w:tcW w:w="2959" w:type="pct"/>
          </w:tcPr>
          <w:p w:rsidR="005045CF" w:rsidRPr="00DF0533" w:rsidRDefault="005045CF" w:rsidP="005A21E4">
            <w:pPr>
              <w:pStyle w:val="aff3"/>
            </w:pPr>
            <w:r w:rsidRPr="00DF0533">
              <w:rPr>
                <w:rFonts w:hint="eastAsia"/>
              </w:rPr>
              <w:t>該關係的狀態，</w:t>
            </w:r>
            <w:r w:rsidRPr="00DF0533">
              <w:rPr>
                <w:rFonts w:hint="eastAsia"/>
              </w:rPr>
              <w:t>0</w:t>
            </w:r>
            <w:r w:rsidRPr="00DF0533">
              <w:rPr>
                <w:rFonts w:hint="eastAsia"/>
              </w:rPr>
              <w:t>為申請中、</w:t>
            </w:r>
            <w:r w:rsidRPr="00DF0533">
              <w:rPr>
                <w:rFonts w:hint="eastAsia"/>
              </w:rPr>
              <w:t>1</w:t>
            </w:r>
            <w:r w:rsidRPr="00DF0533">
              <w:rPr>
                <w:rFonts w:hint="eastAsia"/>
              </w:rPr>
              <w:t>為正常、</w:t>
            </w:r>
            <w:r w:rsidRPr="00DF0533">
              <w:rPr>
                <w:rFonts w:hint="eastAsia"/>
              </w:rPr>
              <w:t>null</w:t>
            </w:r>
            <w:r w:rsidRPr="00DF0533">
              <w:rPr>
                <w:rFonts w:hint="eastAsia"/>
              </w:rPr>
              <w:t>為過期使用者</w:t>
            </w:r>
          </w:p>
        </w:tc>
      </w:tr>
    </w:tbl>
    <w:p w:rsidR="005045CF" w:rsidRDefault="005045CF" w:rsidP="001B5023">
      <w:pPr>
        <w:pStyle w:val="3"/>
      </w:pPr>
      <w:r>
        <w:rPr>
          <w:rFonts w:hint="eastAsia"/>
        </w:rPr>
        <w:lastRenderedPageBreak/>
        <w:t>Permission Table</w:t>
      </w:r>
    </w:p>
    <w:p w:rsidR="00C97CD6" w:rsidRDefault="00DE1A8D" w:rsidP="001036CA">
      <w:r>
        <w:rPr>
          <w:rFonts w:hint="eastAsia"/>
        </w:rPr>
        <w:t>記</w:t>
      </w:r>
      <w:r>
        <w:t>錄</w:t>
      </w:r>
      <w:r w:rsidR="006E1692">
        <w:rPr>
          <w:rFonts w:hint="eastAsia"/>
        </w:rPr>
        <w:t>群組及</w:t>
      </w:r>
      <w:r w:rsidR="006E1692">
        <w:t>會員</w:t>
      </w:r>
      <w:r>
        <w:rPr>
          <w:rFonts w:hint="eastAsia"/>
        </w:rPr>
        <w:t>對某</w:t>
      </w:r>
      <w:r w:rsidR="006E1692">
        <w:rPr>
          <w:rFonts w:hint="eastAsia"/>
        </w:rPr>
        <w:t>目</w:t>
      </w:r>
      <w:r w:rsidR="006E1692">
        <w:t>錄</w:t>
      </w:r>
      <w:r>
        <w:rPr>
          <w:rFonts w:hint="eastAsia"/>
        </w:rPr>
        <w:t>的</w:t>
      </w:r>
      <w:r>
        <w:t>權限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960"/>
        <w:gridCol w:w="5688"/>
      </w:tblGrid>
      <w:tr w:rsidR="005045CF" w:rsidRPr="00DF61A5" w:rsidTr="001036CA">
        <w:trPr>
          <w:jc w:val="center"/>
        </w:trPr>
        <w:tc>
          <w:tcPr>
            <w:tcW w:w="1020" w:type="pct"/>
            <w:shd w:val="clear" w:color="auto" w:fill="D9D9D9" w:themeFill="background1" w:themeFillShade="D9"/>
            <w:vAlign w:val="center"/>
          </w:tcPr>
          <w:p w:rsidR="005045CF" w:rsidRPr="00DF61A5" w:rsidRDefault="005045CF" w:rsidP="005A21E4">
            <w:pPr>
              <w:pStyle w:val="aff3"/>
              <w:rPr>
                <w:b/>
              </w:rPr>
            </w:pPr>
            <w:r w:rsidRPr="00DF61A5">
              <w:rPr>
                <w:rFonts w:hint="eastAsia"/>
                <w:b/>
              </w:rPr>
              <w:t>欄位名稱</w:t>
            </w:r>
          </w:p>
        </w:tc>
        <w:tc>
          <w:tcPr>
            <w:tcW w:w="1020" w:type="pct"/>
            <w:shd w:val="clear" w:color="auto" w:fill="D9D9D9" w:themeFill="background1" w:themeFillShade="D9"/>
            <w:vAlign w:val="center"/>
          </w:tcPr>
          <w:p w:rsidR="005045CF" w:rsidRPr="00DF61A5" w:rsidRDefault="005045CF" w:rsidP="005A21E4">
            <w:pPr>
              <w:pStyle w:val="aff3"/>
              <w:rPr>
                <w:b/>
              </w:rPr>
            </w:pPr>
            <w:r w:rsidRPr="00DF61A5">
              <w:rPr>
                <w:rFonts w:hint="eastAsia"/>
                <w:b/>
              </w:rPr>
              <w:t>資料型態</w:t>
            </w:r>
          </w:p>
        </w:tc>
        <w:tc>
          <w:tcPr>
            <w:tcW w:w="2959" w:type="pct"/>
            <w:shd w:val="clear" w:color="auto" w:fill="D9D9D9" w:themeFill="background1" w:themeFillShade="D9"/>
            <w:vAlign w:val="center"/>
          </w:tcPr>
          <w:p w:rsidR="005045CF" w:rsidRPr="00DF61A5" w:rsidRDefault="005045CF" w:rsidP="005A21E4">
            <w:pPr>
              <w:pStyle w:val="aff3"/>
              <w:rPr>
                <w:b/>
              </w:rPr>
            </w:pPr>
            <w:r w:rsidRPr="00DF61A5">
              <w:rPr>
                <w:rFonts w:hint="eastAsia"/>
                <w:b/>
              </w:rPr>
              <w:t>註解</w:t>
            </w:r>
          </w:p>
        </w:tc>
      </w:tr>
      <w:tr w:rsidR="005045CF" w:rsidRPr="00422923" w:rsidTr="001036CA">
        <w:trPr>
          <w:jc w:val="center"/>
        </w:trPr>
        <w:tc>
          <w:tcPr>
            <w:tcW w:w="1020" w:type="pct"/>
          </w:tcPr>
          <w:p w:rsidR="005045CF" w:rsidRPr="005C541D" w:rsidRDefault="005045CF" w:rsidP="005A21E4">
            <w:pPr>
              <w:pStyle w:val="aff3"/>
            </w:pPr>
            <w:r w:rsidRPr="005C541D">
              <w:rPr>
                <w:rFonts w:hint="eastAsia"/>
              </w:rPr>
              <w:t>C</w:t>
            </w:r>
            <w:r w:rsidRPr="005C541D">
              <w:t>ID</w:t>
            </w:r>
          </w:p>
        </w:tc>
        <w:tc>
          <w:tcPr>
            <w:tcW w:w="1020" w:type="pct"/>
          </w:tcPr>
          <w:p w:rsidR="005045CF" w:rsidRPr="005C541D" w:rsidRDefault="005045CF" w:rsidP="005A21E4">
            <w:pPr>
              <w:pStyle w:val="aff3"/>
            </w:pPr>
            <w:r w:rsidRPr="005C541D">
              <w:t>int</w:t>
            </w:r>
          </w:p>
        </w:tc>
        <w:tc>
          <w:tcPr>
            <w:tcW w:w="2959" w:type="pct"/>
          </w:tcPr>
          <w:p w:rsidR="005045CF" w:rsidRPr="005C541D" w:rsidRDefault="005045CF">
            <w:pPr>
              <w:pStyle w:val="aff3"/>
            </w:pPr>
            <w:r w:rsidRPr="005C541D">
              <w:rPr>
                <w:rFonts w:hint="eastAsia"/>
              </w:rPr>
              <w:t xml:space="preserve">PK, </w:t>
            </w:r>
            <w:r w:rsidR="00DF6E50">
              <w:t>FK</w:t>
            </w:r>
            <w:del w:id="97" w:author="Windows 使用者" w:date="2019-01-25T17:09:00Z">
              <w:r w:rsidR="00DF6E50" w:rsidDel="00C2298D">
                <w:delText>:</w:delText>
              </w:r>
            </w:del>
            <w:ins w:id="98" w:author="Windows 使用者" w:date="2019-01-25T17:09:00Z">
              <w:r w:rsidR="00C2298D">
                <w:t xml:space="preserve"> = </w:t>
              </w:r>
            </w:ins>
            <w:r w:rsidRPr="005C541D">
              <w:rPr>
                <w:rFonts w:hint="eastAsia"/>
              </w:rPr>
              <w:t>Class.CID</w:t>
            </w:r>
          </w:p>
        </w:tc>
      </w:tr>
      <w:tr w:rsidR="005045CF" w:rsidRPr="00422923" w:rsidTr="001036CA">
        <w:trPr>
          <w:jc w:val="center"/>
        </w:trPr>
        <w:tc>
          <w:tcPr>
            <w:tcW w:w="1020" w:type="pct"/>
          </w:tcPr>
          <w:p w:rsidR="005045CF" w:rsidRPr="005C541D" w:rsidRDefault="005045CF" w:rsidP="005A21E4">
            <w:pPr>
              <w:pStyle w:val="aff3"/>
            </w:pPr>
            <w:r w:rsidRPr="005C541D">
              <w:t>RoleType</w:t>
            </w:r>
          </w:p>
        </w:tc>
        <w:tc>
          <w:tcPr>
            <w:tcW w:w="1020" w:type="pct"/>
          </w:tcPr>
          <w:p w:rsidR="005045CF" w:rsidRPr="005C541D" w:rsidRDefault="005045CF" w:rsidP="005A21E4">
            <w:pPr>
              <w:pStyle w:val="aff3"/>
            </w:pPr>
            <w:r w:rsidRPr="005C541D">
              <w:rPr>
                <w:rFonts w:hint="eastAsia"/>
              </w:rPr>
              <w:t>bit</w:t>
            </w:r>
          </w:p>
        </w:tc>
        <w:tc>
          <w:tcPr>
            <w:tcW w:w="2959" w:type="pct"/>
          </w:tcPr>
          <w:p w:rsidR="005045CF" w:rsidRPr="005C541D" w:rsidRDefault="005045CF" w:rsidP="005A21E4">
            <w:pPr>
              <w:pStyle w:val="aff3"/>
            </w:pPr>
            <w:r w:rsidRPr="005C541D">
              <w:rPr>
                <w:rFonts w:hint="eastAsia"/>
              </w:rPr>
              <w:t xml:space="preserve">PK, </w:t>
            </w:r>
            <w:r w:rsidRPr="005C541D">
              <w:t>0</w:t>
            </w:r>
            <w:r w:rsidRPr="005C541D">
              <w:rPr>
                <w:rFonts w:hint="eastAsia"/>
              </w:rPr>
              <w:t>表示是群組，</w:t>
            </w:r>
            <w:r w:rsidRPr="005C541D">
              <w:t>1</w:t>
            </w:r>
            <w:r w:rsidRPr="005C541D">
              <w:rPr>
                <w:rFonts w:hint="eastAsia"/>
              </w:rPr>
              <w:t>表示是使用者</w:t>
            </w:r>
          </w:p>
        </w:tc>
      </w:tr>
      <w:tr w:rsidR="005045CF" w:rsidRPr="00422923" w:rsidTr="001036CA">
        <w:trPr>
          <w:jc w:val="center"/>
        </w:trPr>
        <w:tc>
          <w:tcPr>
            <w:tcW w:w="1020" w:type="pct"/>
          </w:tcPr>
          <w:p w:rsidR="005045CF" w:rsidRPr="005C541D" w:rsidRDefault="005045CF" w:rsidP="005A21E4">
            <w:pPr>
              <w:pStyle w:val="aff3"/>
            </w:pPr>
            <w:r w:rsidRPr="005C541D">
              <w:t>RoleID</w:t>
            </w:r>
          </w:p>
        </w:tc>
        <w:tc>
          <w:tcPr>
            <w:tcW w:w="1020" w:type="pct"/>
          </w:tcPr>
          <w:p w:rsidR="005045CF" w:rsidRPr="005C541D" w:rsidRDefault="009442F4" w:rsidP="005A21E4">
            <w:pPr>
              <w:pStyle w:val="aff3"/>
            </w:pPr>
            <w:r>
              <w:t>int</w:t>
            </w:r>
          </w:p>
        </w:tc>
        <w:tc>
          <w:tcPr>
            <w:tcW w:w="2959" w:type="pct"/>
          </w:tcPr>
          <w:p w:rsidR="005045CF" w:rsidRPr="005C541D" w:rsidRDefault="005045CF" w:rsidP="005A21E4">
            <w:pPr>
              <w:pStyle w:val="aff3"/>
            </w:pPr>
            <w:r w:rsidRPr="005C541D">
              <w:rPr>
                <w:rFonts w:hint="eastAsia"/>
              </w:rPr>
              <w:t xml:space="preserve">PK, </w:t>
            </w:r>
            <w:r w:rsidR="00DF6E50">
              <w:t xml:space="preserve">FK: </w:t>
            </w:r>
            <w:r w:rsidRPr="005C541D">
              <w:rPr>
                <w:rFonts w:hint="eastAsia"/>
              </w:rPr>
              <w:t>由</w:t>
            </w:r>
            <w:r w:rsidRPr="005C541D">
              <w:rPr>
                <w:rFonts w:hint="eastAsia"/>
              </w:rPr>
              <w:t>RoleType</w:t>
            </w:r>
            <w:r w:rsidRPr="005C541D">
              <w:rPr>
                <w:rFonts w:hint="eastAsia"/>
              </w:rPr>
              <w:t>決定值為</w:t>
            </w:r>
            <w:r w:rsidRPr="005C541D">
              <w:rPr>
                <w:rFonts w:hint="eastAsia"/>
              </w:rPr>
              <w:t>Groups.GID</w:t>
            </w:r>
            <w:r w:rsidRPr="005C541D">
              <w:rPr>
                <w:rFonts w:hint="eastAsia"/>
              </w:rPr>
              <w:t>或</w:t>
            </w:r>
            <w:r w:rsidRPr="005C541D">
              <w:rPr>
                <w:rFonts w:hint="eastAsia"/>
              </w:rPr>
              <w:t>Member.MID</w:t>
            </w:r>
          </w:p>
        </w:tc>
      </w:tr>
      <w:tr w:rsidR="005045CF" w:rsidRPr="00422923" w:rsidTr="001036CA">
        <w:trPr>
          <w:jc w:val="center"/>
        </w:trPr>
        <w:tc>
          <w:tcPr>
            <w:tcW w:w="1020" w:type="pct"/>
          </w:tcPr>
          <w:p w:rsidR="005045CF" w:rsidRPr="005C541D" w:rsidRDefault="005045CF" w:rsidP="005A21E4">
            <w:pPr>
              <w:pStyle w:val="aff3"/>
            </w:pPr>
            <w:r w:rsidRPr="005C541D">
              <w:t>PermissionBits</w:t>
            </w:r>
          </w:p>
        </w:tc>
        <w:tc>
          <w:tcPr>
            <w:tcW w:w="1020" w:type="pct"/>
          </w:tcPr>
          <w:p w:rsidR="005045CF" w:rsidRPr="005C541D" w:rsidRDefault="009442F4" w:rsidP="005A21E4">
            <w:pPr>
              <w:pStyle w:val="aff3"/>
            </w:pPr>
            <w:r>
              <w:t>tinyint</w:t>
            </w:r>
          </w:p>
        </w:tc>
        <w:tc>
          <w:tcPr>
            <w:tcW w:w="2959" w:type="pct"/>
          </w:tcPr>
          <w:p w:rsidR="005045CF" w:rsidRPr="005C541D" w:rsidRDefault="005045CF" w:rsidP="005A21E4">
            <w:pPr>
              <w:pStyle w:val="aff3"/>
            </w:pPr>
            <w:r w:rsidRPr="005C541D">
              <w:rPr>
                <w:rFonts w:hint="eastAsia"/>
              </w:rPr>
              <w:t>記錄權限。各</w:t>
            </w:r>
            <w:r w:rsidRPr="005C541D">
              <w:t> </w:t>
            </w:r>
            <w:r w:rsidRPr="005C541D">
              <w:rPr>
                <w:rFonts w:hint="eastAsia"/>
              </w:rPr>
              <w:t>bit</w:t>
            </w:r>
            <w:r w:rsidRPr="005C541D">
              <w:rPr>
                <w:rFonts w:hint="eastAsia"/>
              </w:rPr>
              <w:t>由低到高分別表示：</w:t>
            </w:r>
            <w:r w:rsidRPr="005C541D">
              <w:rPr>
                <w:rFonts w:hint="eastAsia"/>
              </w:rPr>
              <w:t>V</w:t>
            </w:r>
            <w:r w:rsidRPr="005C541D">
              <w:rPr>
                <w:rFonts w:hint="eastAsia"/>
              </w:rPr>
              <w:t>看、</w:t>
            </w:r>
            <w:r w:rsidRPr="005C541D">
              <w:rPr>
                <w:rFonts w:hint="eastAsia"/>
              </w:rPr>
              <w:t>R</w:t>
            </w:r>
            <w:r w:rsidRPr="005C541D">
              <w:rPr>
                <w:rFonts w:hint="eastAsia"/>
              </w:rPr>
              <w:t>讀取、</w:t>
            </w:r>
            <w:r w:rsidRPr="005C541D">
              <w:rPr>
                <w:rFonts w:hint="eastAsia"/>
              </w:rPr>
              <w:t>I</w:t>
            </w:r>
            <w:r w:rsidRPr="005C541D">
              <w:rPr>
                <w:rFonts w:hint="eastAsia"/>
              </w:rPr>
              <w:t>新增、</w:t>
            </w:r>
            <w:r w:rsidRPr="005C541D">
              <w:rPr>
                <w:rFonts w:hint="eastAsia"/>
              </w:rPr>
              <w:t>U</w:t>
            </w:r>
            <w:r w:rsidRPr="005C541D">
              <w:rPr>
                <w:rFonts w:hint="eastAsia"/>
              </w:rPr>
              <w:t>修改、</w:t>
            </w:r>
            <w:r w:rsidRPr="005C541D">
              <w:rPr>
                <w:rFonts w:hint="eastAsia"/>
              </w:rPr>
              <w:t>D</w:t>
            </w:r>
            <w:r w:rsidRPr="005C541D">
              <w:rPr>
                <w:rFonts w:hint="eastAsia"/>
              </w:rPr>
              <w:t>刪除、</w:t>
            </w:r>
            <w:r w:rsidRPr="005C541D">
              <w:rPr>
                <w:rFonts w:hint="eastAsia"/>
              </w:rPr>
              <w:t>M</w:t>
            </w:r>
            <w:r w:rsidRPr="005C541D">
              <w:rPr>
                <w:rFonts w:hint="eastAsia"/>
              </w:rPr>
              <w:t>管理，</w:t>
            </w:r>
            <w:r w:rsidRPr="005C541D">
              <w:rPr>
                <w:rFonts w:hint="eastAsia"/>
              </w:rPr>
              <w:t>S</w:t>
            </w:r>
            <w:r w:rsidRPr="005C541D">
              <w:rPr>
                <w:rFonts w:hint="eastAsia"/>
              </w:rPr>
              <w:t>訂閱。例如，</w:t>
            </w:r>
            <w:r w:rsidRPr="005C541D">
              <w:t>(</w:t>
            </w:r>
            <w:r w:rsidRPr="005C541D">
              <w:rPr>
                <w:rFonts w:hint="eastAsia"/>
              </w:rPr>
              <w:t>00000</w:t>
            </w:r>
            <w:r w:rsidRPr="005C541D">
              <w:t>0</w:t>
            </w:r>
            <w:r w:rsidRPr="005C541D">
              <w:rPr>
                <w:rFonts w:hint="eastAsia"/>
              </w:rPr>
              <w:t>10</w:t>
            </w:r>
            <w:r w:rsidRPr="005C541D">
              <w:t>)</w:t>
            </w:r>
            <w:r w:rsidRPr="001B5023">
              <w:rPr>
                <w:vertAlign w:val="superscript"/>
              </w:rPr>
              <w:t>2</w:t>
            </w:r>
            <w:r w:rsidRPr="005C541D">
              <w:rPr>
                <w:rFonts w:hint="eastAsia"/>
              </w:rPr>
              <w:t>表示有讀取的權限，</w:t>
            </w:r>
            <w:r w:rsidRPr="005C541D">
              <w:t>(</w:t>
            </w:r>
            <w:r w:rsidRPr="005C541D">
              <w:rPr>
                <w:rFonts w:hint="eastAsia"/>
              </w:rPr>
              <w:t>000011</w:t>
            </w:r>
            <w:r w:rsidRPr="005C541D">
              <w:t>1</w:t>
            </w:r>
            <w:r w:rsidRPr="005C541D">
              <w:rPr>
                <w:rFonts w:hint="eastAsia"/>
              </w:rPr>
              <w:t>1</w:t>
            </w:r>
            <w:r w:rsidRPr="005C541D">
              <w:t>)</w:t>
            </w:r>
            <w:r w:rsidRPr="001B5023">
              <w:rPr>
                <w:vertAlign w:val="superscript"/>
              </w:rPr>
              <w:t xml:space="preserve"> 2</w:t>
            </w:r>
            <w:r w:rsidRPr="005C541D">
              <w:rPr>
                <w:rFonts w:hint="eastAsia"/>
              </w:rPr>
              <w:t>表示有新增、修改的權限</w:t>
            </w:r>
          </w:p>
        </w:tc>
      </w:tr>
    </w:tbl>
    <w:p w:rsidR="001B5023" w:rsidRDefault="001B5023" w:rsidP="00DF61A5"/>
    <w:p w:rsidR="007D3BE4" w:rsidRDefault="007D3BE4" w:rsidP="001E1FB8">
      <w:pPr>
        <w:pStyle w:val="3"/>
      </w:pPr>
      <w:r>
        <w:rPr>
          <w:rFonts w:hint="eastAsia"/>
        </w:rPr>
        <w:t>Na</w:t>
      </w:r>
      <w:r>
        <w:t>tion Table</w:t>
      </w:r>
    </w:p>
    <w:p w:rsidR="007D3BE4" w:rsidRDefault="007D3BE4" w:rsidP="007D3BE4">
      <w:r>
        <w:rPr>
          <w:rFonts w:hint="eastAsia"/>
        </w:rPr>
        <w:t>世界各國資訊，中英名稱、國碼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960"/>
        <w:gridCol w:w="5688"/>
      </w:tblGrid>
      <w:tr w:rsidR="007D3BE4" w:rsidRPr="005C541D" w:rsidTr="00C222BF">
        <w:trPr>
          <w:jc w:val="center"/>
        </w:trPr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7D3BE4" w:rsidRPr="005C541D" w:rsidRDefault="007D3BE4" w:rsidP="00C222BF">
            <w:pPr>
              <w:pStyle w:val="aff3"/>
            </w:pPr>
            <w:r w:rsidRPr="005C541D">
              <w:rPr>
                <w:rFonts w:hint="eastAsia"/>
              </w:rPr>
              <w:t>欄位名稱</w:t>
            </w:r>
          </w:p>
        </w:tc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7D3BE4" w:rsidRPr="005C541D" w:rsidRDefault="007D3BE4" w:rsidP="00C222BF">
            <w:pPr>
              <w:pStyle w:val="aff3"/>
            </w:pPr>
            <w:r w:rsidRPr="005C541D">
              <w:rPr>
                <w:rFonts w:hint="eastAsia"/>
              </w:rPr>
              <w:t>資料型態</w:t>
            </w:r>
          </w:p>
        </w:tc>
        <w:tc>
          <w:tcPr>
            <w:tcW w:w="2959" w:type="pct"/>
            <w:shd w:val="clear" w:color="auto" w:fill="D0CECE" w:themeFill="background2" w:themeFillShade="E6"/>
            <w:vAlign w:val="center"/>
          </w:tcPr>
          <w:p w:rsidR="007D3BE4" w:rsidRPr="005C541D" w:rsidRDefault="007D3BE4" w:rsidP="00C222BF">
            <w:pPr>
              <w:pStyle w:val="aff3"/>
            </w:pPr>
            <w:r w:rsidRPr="005C541D">
              <w:rPr>
                <w:rFonts w:hint="eastAsia"/>
              </w:rPr>
              <w:t>註解</w:t>
            </w:r>
          </w:p>
        </w:tc>
      </w:tr>
      <w:tr w:rsidR="007D3BE4" w:rsidRPr="005C541D" w:rsidTr="00C222BF">
        <w:trPr>
          <w:jc w:val="center"/>
        </w:trPr>
        <w:tc>
          <w:tcPr>
            <w:tcW w:w="1020" w:type="pct"/>
          </w:tcPr>
          <w:p w:rsidR="007D3BE4" w:rsidRPr="005C541D" w:rsidRDefault="007D3BE4" w:rsidP="00C222BF">
            <w:pPr>
              <w:pStyle w:val="aff3"/>
            </w:pPr>
            <w:r>
              <w:rPr>
                <w:rFonts w:hint="eastAsia"/>
              </w:rPr>
              <w:t>N</w:t>
            </w:r>
            <w:r w:rsidRPr="005C541D">
              <w:t>ID</w:t>
            </w:r>
          </w:p>
        </w:tc>
        <w:tc>
          <w:tcPr>
            <w:tcW w:w="1020" w:type="pct"/>
          </w:tcPr>
          <w:p w:rsidR="007D3BE4" w:rsidRPr="005C541D" w:rsidRDefault="007D3BE4" w:rsidP="00C222BF">
            <w:pPr>
              <w:pStyle w:val="aff3"/>
            </w:pPr>
            <w:r w:rsidRPr="005C541D">
              <w:t>I</w:t>
            </w:r>
            <w:r w:rsidRPr="005C541D">
              <w:rPr>
                <w:rFonts w:hint="eastAsia"/>
              </w:rPr>
              <w:t>nt</w:t>
            </w:r>
          </w:p>
        </w:tc>
        <w:tc>
          <w:tcPr>
            <w:tcW w:w="2959" w:type="pct"/>
          </w:tcPr>
          <w:p w:rsidR="007D3BE4" w:rsidRPr="005C541D" w:rsidRDefault="007D3BE4" w:rsidP="00C222BF">
            <w:pPr>
              <w:pStyle w:val="aff3"/>
            </w:pPr>
            <w:r w:rsidRPr="005C541D">
              <w:rPr>
                <w:rFonts w:hint="eastAsia"/>
              </w:rPr>
              <w:t xml:space="preserve">PK, </w:t>
            </w:r>
            <w:proofErr w:type="gramStart"/>
            <w:r w:rsidRPr="005C541D">
              <w:rPr>
                <w:rFonts w:hint="eastAsia"/>
              </w:rPr>
              <w:t>identity(</w:t>
            </w:r>
            <w:proofErr w:type="gramEnd"/>
            <w:r w:rsidRPr="005C541D">
              <w:rPr>
                <w:rFonts w:hint="eastAsia"/>
              </w:rPr>
              <w:t xml:space="preserve">1,1), </w:t>
            </w:r>
          </w:p>
        </w:tc>
      </w:tr>
      <w:tr w:rsidR="007D3BE4" w:rsidRPr="005C541D" w:rsidTr="00C222BF">
        <w:trPr>
          <w:jc w:val="center"/>
        </w:trPr>
        <w:tc>
          <w:tcPr>
            <w:tcW w:w="1020" w:type="pct"/>
          </w:tcPr>
          <w:p w:rsidR="007D3BE4" w:rsidRPr="005C541D" w:rsidRDefault="007D3BE4" w:rsidP="00C222BF">
            <w:pPr>
              <w:pStyle w:val="aff3"/>
            </w:pPr>
            <w:r>
              <w:rPr>
                <w:rFonts w:hint="eastAsia"/>
              </w:rPr>
              <w:t>CName</w:t>
            </w:r>
          </w:p>
        </w:tc>
        <w:tc>
          <w:tcPr>
            <w:tcW w:w="1020" w:type="pct"/>
          </w:tcPr>
          <w:p w:rsidR="007D3BE4" w:rsidRPr="005C541D" w:rsidRDefault="007D3BE4">
            <w:pPr>
              <w:pStyle w:val="aff3"/>
            </w:pPr>
            <w:proofErr w:type="gramStart"/>
            <w:r w:rsidRPr="005C541D">
              <w:rPr>
                <w:rFonts w:hint="eastAsia"/>
              </w:rPr>
              <w:t>n</w:t>
            </w:r>
            <w:r w:rsidRPr="005C541D">
              <w:t>varchar</w:t>
            </w:r>
            <w:r>
              <w:rPr>
                <w:rFonts w:hint="eastAsia"/>
              </w:rPr>
              <w:t>(</w:t>
            </w:r>
            <w:proofErr w:type="gramEnd"/>
            <w:del w:id="99" w:author="Windows 使用者" w:date="2019-01-25T17:09:00Z">
              <w:r w:rsidDel="00BB3369">
                <w:rPr>
                  <w:rFonts w:hint="eastAsia"/>
                </w:rPr>
                <w:delText>255</w:delText>
              </w:r>
            </w:del>
            <w:ins w:id="100" w:author="Windows 使用者" w:date="2019-01-25T17:09:00Z">
              <w:r w:rsidR="00BB3369">
                <w:t>50</w:t>
              </w:r>
            </w:ins>
            <w:r>
              <w:rPr>
                <w:rFonts w:hint="eastAsia"/>
              </w:rPr>
              <w:t>)</w:t>
            </w:r>
          </w:p>
        </w:tc>
        <w:tc>
          <w:tcPr>
            <w:tcW w:w="2959" w:type="pct"/>
          </w:tcPr>
          <w:p w:rsidR="007D3BE4" w:rsidRPr="005C541D" w:rsidRDefault="007D3BE4" w:rsidP="00C222BF">
            <w:pPr>
              <w:pStyle w:val="aff3"/>
            </w:pPr>
            <w:r>
              <w:rPr>
                <w:rFonts w:hint="eastAsia"/>
              </w:rPr>
              <w:t>中文國家名稱</w:t>
            </w:r>
          </w:p>
        </w:tc>
      </w:tr>
      <w:tr w:rsidR="007D3BE4" w:rsidRPr="005C541D" w:rsidTr="00C222BF">
        <w:trPr>
          <w:jc w:val="center"/>
        </w:trPr>
        <w:tc>
          <w:tcPr>
            <w:tcW w:w="1020" w:type="pct"/>
          </w:tcPr>
          <w:p w:rsidR="007D3BE4" w:rsidRPr="005C541D" w:rsidRDefault="007D3BE4" w:rsidP="00C222BF">
            <w:pPr>
              <w:pStyle w:val="aff3"/>
            </w:pPr>
            <w:r>
              <w:rPr>
                <w:rFonts w:hint="eastAsia"/>
              </w:rPr>
              <w:t>EName</w:t>
            </w:r>
          </w:p>
        </w:tc>
        <w:tc>
          <w:tcPr>
            <w:tcW w:w="1020" w:type="pct"/>
          </w:tcPr>
          <w:p w:rsidR="007D3BE4" w:rsidRPr="005C541D" w:rsidRDefault="007D3BE4" w:rsidP="00C222BF">
            <w:pPr>
              <w:pStyle w:val="aff3"/>
            </w:pPr>
            <w:proofErr w:type="gramStart"/>
            <w:r w:rsidRPr="005C541D">
              <w:rPr>
                <w:rFonts w:hint="eastAsia"/>
              </w:rPr>
              <w:t>n</w:t>
            </w:r>
            <w:r w:rsidRPr="005C541D">
              <w:t>varchar</w:t>
            </w:r>
            <w:r>
              <w:rPr>
                <w:rFonts w:hint="eastAsia"/>
              </w:rPr>
              <w:t>(</w:t>
            </w:r>
            <w:proofErr w:type="gramEnd"/>
            <w:ins w:id="101" w:author="Windows 使用者" w:date="2019-01-25T17:09:00Z">
              <w:r w:rsidR="00BB3369">
                <w:t>50</w:t>
              </w:r>
            </w:ins>
            <w:del w:id="102" w:author="Windows 使用者" w:date="2019-01-25T17:09:00Z">
              <w:r w:rsidDel="00BB3369">
                <w:delText>255</w:delText>
              </w:r>
            </w:del>
            <w:r w:rsidRPr="005C541D">
              <w:rPr>
                <w:rFonts w:hint="eastAsia"/>
              </w:rPr>
              <w:t>)</w:t>
            </w:r>
          </w:p>
        </w:tc>
        <w:tc>
          <w:tcPr>
            <w:tcW w:w="2959" w:type="pct"/>
          </w:tcPr>
          <w:p w:rsidR="007D3BE4" w:rsidRPr="005C541D" w:rsidRDefault="007D3BE4" w:rsidP="00C222BF">
            <w:pPr>
              <w:pStyle w:val="aff3"/>
            </w:pPr>
            <w:r>
              <w:rPr>
                <w:rFonts w:hint="eastAsia"/>
              </w:rPr>
              <w:t>英文國家名稱</w:t>
            </w:r>
          </w:p>
        </w:tc>
      </w:tr>
      <w:tr w:rsidR="007D3BE4" w:rsidRPr="005C541D" w:rsidTr="00C222BF">
        <w:trPr>
          <w:jc w:val="center"/>
        </w:trPr>
        <w:tc>
          <w:tcPr>
            <w:tcW w:w="1020" w:type="pct"/>
          </w:tcPr>
          <w:p w:rsidR="007D3BE4" w:rsidRDefault="007D3BE4" w:rsidP="00C222BF">
            <w:pPr>
              <w:pStyle w:val="aff3"/>
            </w:pPr>
            <w:r>
              <w:rPr>
                <w:rFonts w:hint="eastAsia"/>
              </w:rPr>
              <w:t>CountryCode</w:t>
            </w:r>
          </w:p>
        </w:tc>
        <w:tc>
          <w:tcPr>
            <w:tcW w:w="1020" w:type="pct"/>
          </w:tcPr>
          <w:p w:rsidR="007D3BE4" w:rsidRPr="005C541D" w:rsidRDefault="006D6E34" w:rsidP="00C222BF">
            <w:pPr>
              <w:pStyle w:val="aff3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2959" w:type="pct"/>
          </w:tcPr>
          <w:p w:rsidR="007D3BE4" w:rsidRDefault="007D3BE4" w:rsidP="00C222BF">
            <w:pPr>
              <w:pStyle w:val="aff3"/>
            </w:pPr>
          </w:p>
        </w:tc>
      </w:tr>
      <w:tr w:rsidR="006D6E34" w:rsidRPr="005C541D" w:rsidTr="00C222BF">
        <w:trPr>
          <w:jc w:val="center"/>
        </w:trPr>
        <w:tc>
          <w:tcPr>
            <w:tcW w:w="1020" w:type="pct"/>
          </w:tcPr>
          <w:p w:rsidR="006D6E34" w:rsidRDefault="006D6E34" w:rsidP="00C222BF">
            <w:pPr>
              <w:pStyle w:val="aff3"/>
            </w:pPr>
            <w:r>
              <w:rPr>
                <w:rFonts w:hint="eastAsia"/>
              </w:rPr>
              <w:t>ISOCode</w:t>
            </w:r>
          </w:p>
        </w:tc>
        <w:tc>
          <w:tcPr>
            <w:tcW w:w="1020" w:type="pct"/>
          </w:tcPr>
          <w:p w:rsidR="006D6E34" w:rsidRDefault="006D6E34" w:rsidP="00C222BF">
            <w:pPr>
              <w:pStyle w:val="aff3"/>
            </w:pPr>
            <w:proofErr w:type="gramStart"/>
            <w:r>
              <w:rPr>
                <w:rFonts w:hint="eastAsia"/>
              </w:rPr>
              <w:t>nvarchar(</w:t>
            </w:r>
            <w:proofErr w:type="gramEnd"/>
            <w:r>
              <w:t>25</w:t>
            </w:r>
            <w:r>
              <w:rPr>
                <w:rFonts w:hint="eastAsia"/>
              </w:rPr>
              <w:t>)</w:t>
            </w:r>
          </w:p>
        </w:tc>
        <w:tc>
          <w:tcPr>
            <w:tcW w:w="2959" w:type="pct"/>
          </w:tcPr>
          <w:p w:rsidR="006D6E34" w:rsidRDefault="006D6E34" w:rsidP="00C222BF">
            <w:pPr>
              <w:pStyle w:val="aff3"/>
            </w:pPr>
          </w:p>
        </w:tc>
      </w:tr>
    </w:tbl>
    <w:p w:rsidR="007D3BE4" w:rsidRDefault="007D3BE4" w:rsidP="00DF61A5"/>
    <w:p w:rsidR="00905075" w:rsidRDefault="00905075" w:rsidP="00FF32D3">
      <w:pPr>
        <w:pStyle w:val="2"/>
        <w:rPr>
          <w:ins w:id="103" w:author="Windows 使用者" w:date="2019-01-25T17:13:00Z"/>
        </w:rPr>
      </w:pPr>
      <w:ins w:id="104" w:author="Windows 使用者" w:date="2019-01-25T17:13:00Z">
        <w:r>
          <w:rPr>
            <w:rFonts w:hint="eastAsia"/>
          </w:rPr>
          <w:t>View Tables</w:t>
        </w:r>
      </w:ins>
    </w:p>
    <w:p w:rsidR="00905075" w:rsidRDefault="00424956">
      <w:pPr>
        <w:pStyle w:val="3"/>
        <w:rPr>
          <w:ins w:id="105" w:author="Windows 使用者" w:date="2019-01-25T17:14:00Z"/>
        </w:rPr>
        <w:pPrChange w:id="106" w:author="Windows 使用者" w:date="2019-01-25T17:14:00Z">
          <w:pPr>
            <w:pStyle w:val="2"/>
          </w:pPr>
        </w:pPrChange>
      </w:pPr>
      <w:ins w:id="107" w:author="Windows 使用者" w:date="2019-01-25T17:14:00Z">
        <w:r>
          <w:rPr>
            <w:rFonts w:hint="eastAsia"/>
          </w:rPr>
          <w:t>dbo.vs_Member</w:t>
        </w:r>
      </w:ins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960"/>
        <w:gridCol w:w="5688"/>
      </w:tblGrid>
      <w:tr w:rsidR="0071123F" w:rsidRPr="00AA0A1C" w:rsidTr="00B305FC">
        <w:trPr>
          <w:jc w:val="center"/>
          <w:ins w:id="108" w:author="Windows 使用者" w:date="2019-01-25T17:14:00Z"/>
        </w:trPr>
        <w:tc>
          <w:tcPr>
            <w:tcW w:w="1020" w:type="pct"/>
            <w:shd w:val="clear" w:color="auto" w:fill="D9D9D9" w:themeFill="background1" w:themeFillShade="D9"/>
            <w:vAlign w:val="center"/>
          </w:tcPr>
          <w:p w:rsidR="0071123F" w:rsidRPr="00AA0A1C" w:rsidRDefault="0071123F" w:rsidP="00B305FC">
            <w:pPr>
              <w:pStyle w:val="aff3"/>
              <w:rPr>
                <w:ins w:id="109" w:author="Windows 使用者" w:date="2019-01-25T17:14:00Z"/>
                <w:b/>
              </w:rPr>
            </w:pPr>
            <w:ins w:id="110" w:author="Windows 使用者" w:date="2019-01-25T17:14:00Z">
              <w:r w:rsidRPr="00AA0A1C">
                <w:rPr>
                  <w:rFonts w:hint="eastAsia"/>
                  <w:b/>
                </w:rPr>
                <w:t>欄位名稱</w:t>
              </w:r>
            </w:ins>
          </w:p>
        </w:tc>
        <w:tc>
          <w:tcPr>
            <w:tcW w:w="1020" w:type="pct"/>
            <w:shd w:val="clear" w:color="auto" w:fill="D9D9D9" w:themeFill="background1" w:themeFillShade="D9"/>
            <w:vAlign w:val="center"/>
          </w:tcPr>
          <w:p w:rsidR="0071123F" w:rsidRPr="00AA0A1C" w:rsidRDefault="0071123F" w:rsidP="00B305FC">
            <w:pPr>
              <w:pStyle w:val="aff3"/>
              <w:rPr>
                <w:ins w:id="111" w:author="Windows 使用者" w:date="2019-01-25T17:14:00Z"/>
                <w:b/>
              </w:rPr>
            </w:pPr>
            <w:ins w:id="112" w:author="Windows 使用者" w:date="2019-01-25T17:14:00Z">
              <w:r w:rsidRPr="00AA0A1C">
                <w:rPr>
                  <w:rFonts w:hint="eastAsia"/>
                  <w:b/>
                </w:rPr>
                <w:t>資料型態</w:t>
              </w:r>
            </w:ins>
          </w:p>
        </w:tc>
        <w:tc>
          <w:tcPr>
            <w:tcW w:w="2960" w:type="pct"/>
            <w:shd w:val="clear" w:color="auto" w:fill="D9D9D9" w:themeFill="background1" w:themeFillShade="D9"/>
            <w:vAlign w:val="center"/>
          </w:tcPr>
          <w:p w:rsidR="0071123F" w:rsidRPr="00AA0A1C" w:rsidRDefault="0071123F" w:rsidP="00B305FC">
            <w:pPr>
              <w:pStyle w:val="aff3"/>
              <w:rPr>
                <w:ins w:id="113" w:author="Windows 使用者" w:date="2019-01-25T17:14:00Z"/>
                <w:b/>
              </w:rPr>
            </w:pPr>
            <w:ins w:id="114" w:author="Windows 使用者" w:date="2019-01-25T17:14:00Z">
              <w:r w:rsidRPr="00AA0A1C">
                <w:rPr>
                  <w:rFonts w:hint="eastAsia"/>
                  <w:b/>
                </w:rPr>
                <w:t>註解</w:t>
              </w:r>
            </w:ins>
          </w:p>
        </w:tc>
      </w:tr>
      <w:tr w:rsidR="0071123F" w:rsidRPr="004D39C7" w:rsidTr="00B305FC">
        <w:trPr>
          <w:jc w:val="center"/>
          <w:ins w:id="115" w:author="Windows 使用者" w:date="2019-01-25T17:14:00Z"/>
        </w:trPr>
        <w:tc>
          <w:tcPr>
            <w:tcW w:w="1020" w:type="pct"/>
          </w:tcPr>
          <w:p w:rsidR="0071123F" w:rsidRPr="00BA4FC7" w:rsidRDefault="0071123F" w:rsidP="00B305FC">
            <w:pPr>
              <w:pStyle w:val="aff3"/>
              <w:rPr>
                <w:ins w:id="116" w:author="Windows 使用者" w:date="2019-01-25T17:14:00Z"/>
              </w:rPr>
            </w:pPr>
            <w:ins w:id="117" w:author="Windows 使用者" w:date="2019-01-25T17:14:00Z">
              <w:r>
                <w:t>OID</w:t>
              </w:r>
            </w:ins>
          </w:p>
        </w:tc>
        <w:tc>
          <w:tcPr>
            <w:tcW w:w="1020" w:type="pct"/>
          </w:tcPr>
          <w:p w:rsidR="0071123F" w:rsidRPr="00BA4FC7" w:rsidRDefault="0071123F" w:rsidP="00B305FC">
            <w:pPr>
              <w:pStyle w:val="aff3"/>
              <w:rPr>
                <w:ins w:id="118" w:author="Windows 使用者" w:date="2019-01-25T17:14:00Z"/>
              </w:rPr>
            </w:pPr>
            <w:ins w:id="119" w:author="Windows 使用者" w:date="2019-01-25T17:14:00Z">
              <w:r w:rsidRPr="00BA4FC7">
                <w:t>int</w:t>
              </w:r>
            </w:ins>
          </w:p>
        </w:tc>
        <w:tc>
          <w:tcPr>
            <w:tcW w:w="2960" w:type="pct"/>
          </w:tcPr>
          <w:p w:rsidR="0071123F" w:rsidRPr="00BA4FC7" w:rsidRDefault="0071123F" w:rsidP="00B305FC">
            <w:pPr>
              <w:pStyle w:val="aff3"/>
              <w:rPr>
                <w:ins w:id="120" w:author="Windows 使用者" w:date="2019-01-25T17:14:00Z"/>
              </w:rPr>
            </w:pPr>
            <w:ins w:id="121" w:author="Windows 使用者" w:date="2019-01-25T17:14:00Z">
              <w:r>
                <w:t>Object.OID</w:t>
              </w:r>
            </w:ins>
          </w:p>
        </w:tc>
      </w:tr>
      <w:tr w:rsidR="0071123F" w:rsidRPr="004D39C7" w:rsidTr="00B305FC">
        <w:trPr>
          <w:jc w:val="center"/>
          <w:ins w:id="122" w:author="Windows 使用者" w:date="2019-01-25T17:14:00Z"/>
        </w:trPr>
        <w:tc>
          <w:tcPr>
            <w:tcW w:w="1020" w:type="pct"/>
          </w:tcPr>
          <w:p w:rsidR="0071123F" w:rsidRPr="00BA4FC7" w:rsidRDefault="0071123F" w:rsidP="00B305FC">
            <w:pPr>
              <w:pStyle w:val="aff3"/>
              <w:rPr>
                <w:ins w:id="123" w:author="Windows 使用者" w:date="2019-01-25T17:14:00Z"/>
              </w:rPr>
            </w:pPr>
            <w:ins w:id="124" w:author="Windows 使用者" w:date="2019-01-25T17:14:00Z">
              <w:r>
                <w:t>Type</w:t>
              </w:r>
            </w:ins>
          </w:p>
        </w:tc>
        <w:tc>
          <w:tcPr>
            <w:tcW w:w="1020" w:type="pct"/>
          </w:tcPr>
          <w:p w:rsidR="0071123F" w:rsidRPr="00BA4FC7" w:rsidRDefault="0071123F" w:rsidP="00B305FC">
            <w:pPr>
              <w:pStyle w:val="aff3"/>
              <w:rPr>
                <w:ins w:id="125" w:author="Windows 使用者" w:date="2019-01-25T17:14:00Z"/>
              </w:rPr>
            </w:pPr>
            <w:ins w:id="126" w:author="Windows 使用者" w:date="2019-01-25T17:14:00Z">
              <w:r>
                <w:rPr>
                  <w:rFonts w:hint="eastAsia"/>
                </w:rPr>
                <w:t>tinyint</w:t>
              </w:r>
            </w:ins>
          </w:p>
        </w:tc>
        <w:tc>
          <w:tcPr>
            <w:tcW w:w="2960" w:type="pct"/>
          </w:tcPr>
          <w:p w:rsidR="0071123F" w:rsidRPr="00BA4FC7" w:rsidRDefault="0071123F" w:rsidP="00B305FC">
            <w:pPr>
              <w:pStyle w:val="aff3"/>
              <w:rPr>
                <w:ins w:id="127" w:author="Windows 使用者" w:date="2019-01-25T17:14:00Z"/>
              </w:rPr>
            </w:pPr>
            <w:ins w:id="128" w:author="Windows 使用者" w:date="2019-01-25T17:14:00Z">
              <w:r>
                <w:rPr>
                  <w:rFonts w:hint="eastAsia"/>
                </w:rPr>
                <w:t>Object.Type = Entity.EID</w:t>
              </w:r>
            </w:ins>
          </w:p>
        </w:tc>
      </w:tr>
      <w:tr w:rsidR="0071123F" w:rsidRPr="004D39C7" w:rsidTr="00B305FC">
        <w:trPr>
          <w:jc w:val="center"/>
          <w:ins w:id="129" w:author="Windows 使用者" w:date="2019-01-25T17:14:00Z"/>
        </w:trPr>
        <w:tc>
          <w:tcPr>
            <w:tcW w:w="1020" w:type="pct"/>
          </w:tcPr>
          <w:p w:rsidR="0071123F" w:rsidRPr="00BA4FC7" w:rsidRDefault="0071123F" w:rsidP="00B305FC">
            <w:pPr>
              <w:pStyle w:val="aff3"/>
              <w:rPr>
                <w:ins w:id="130" w:author="Windows 使用者" w:date="2019-01-25T17:14:00Z"/>
              </w:rPr>
            </w:pPr>
            <w:ins w:id="131" w:author="Windows 使用者" w:date="2019-01-25T17:15:00Z">
              <w:r>
                <w:t>CNam</w:t>
              </w:r>
            </w:ins>
            <w:ins w:id="132" w:author="Windows 使用者" w:date="2019-01-25T17:16:00Z">
              <w:r>
                <w:t>e</w:t>
              </w:r>
            </w:ins>
          </w:p>
        </w:tc>
        <w:tc>
          <w:tcPr>
            <w:tcW w:w="1020" w:type="pct"/>
          </w:tcPr>
          <w:p w:rsidR="0071123F" w:rsidRPr="00BA4FC7" w:rsidRDefault="0071123F" w:rsidP="00B305FC">
            <w:pPr>
              <w:pStyle w:val="aff3"/>
              <w:rPr>
                <w:ins w:id="133" w:author="Windows 使用者" w:date="2019-01-25T17:14:00Z"/>
              </w:rPr>
            </w:pPr>
            <w:ins w:id="134" w:author="Windows 使用者" w:date="2019-01-25T17:15:00Z">
              <w:r>
                <w:t>nvarchar</w:t>
              </w:r>
            </w:ins>
          </w:p>
        </w:tc>
        <w:tc>
          <w:tcPr>
            <w:tcW w:w="2960" w:type="pct"/>
          </w:tcPr>
          <w:p w:rsidR="0071123F" w:rsidRPr="00BA4FC7" w:rsidRDefault="0071123F" w:rsidP="00B305FC">
            <w:pPr>
              <w:pStyle w:val="aff3"/>
              <w:rPr>
                <w:ins w:id="135" w:author="Windows 使用者" w:date="2019-01-25T17:14:00Z"/>
              </w:rPr>
            </w:pPr>
            <w:ins w:id="136" w:author="Windows 使用者" w:date="2019-01-25T17:14:00Z">
              <w:r>
                <w:t>O</w:t>
              </w:r>
              <w:r>
                <w:rPr>
                  <w:rFonts w:hint="eastAsia"/>
                </w:rPr>
                <w:t>bject.CName</w:t>
              </w:r>
              <w:r>
                <w:rPr>
                  <w:rFonts w:hint="eastAsia"/>
                </w:rPr>
                <w:t>。</w:t>
              </w:r>
            </w:ins>
          </w:p>
        </w:tc>
      </w:tr>
      <w:tr w:rsidR="0071123F" w:rsidRPr="004D39C7" w:rsidTr="00B305FC">
        <w:trPr>
          <w:jc w:val="center"/>
          <w:ins w:id="137" w:author="Windows 使用者" w:date="2019-01-25T17:14:00Z"/>
        </w:trPr>
        <w:tc>
          <w:tcPr>
            <w:tcW w:w="1020" w:type="pct"/>
          </w:tcPr>
          <w:p w:rsidR="0071123F" w:rsidRPr="00BA4FC7" w:rsidRDefault="0071123F" w:rsidP="00B305FC">
            <w:pPr>
              <w:pStyle w:val="aff3"/>
              <w:rPr>
                <w:ins w:id="138" w:author="Windows 使用者" w:date="2019-01-25T17:14:00Z"/>
              </w:rPr>
            </w:pPr>
            <w:ins w:id="139" w:author="Windows 使用者" w:date="2019-01-25T17:14:00Z">
              <w:r>
                <w:t>CDes</w:t>
              </w:r>
            </w:ins>
          </w:p>
        </w:tc>
        <w:tc>
          <w:tcPr>
            <w:tcW w:w="1020" w:type="pct"/>
          </w:tcPr>
          <w:p w:rsidR="0071123F" w:rsidRPr="00BA4FC7" w:rsidRDefault="0071123F" w:rsidP="00B305FC">
            <w:pPr>
              <w:pStyle w:val="aff3"/>
              <w:rPr>
                <w:ins w:id="140" w:author="Windows 使用者" w:date="2019-01-25T17:14:00Z"/>
              </w:rPr>
            </w:pPr>
            <w:ins w:id="141" w:author="Windows 使用者" w:date="2019-01-25T17:16:00Z">
              <w:r>
                <w:t>nvarchar</w:t>
              </w:r>
            </w:ins>
          </w:p>
        </w:tc>
        <w:tc>
          <w:tcPr>
            <w:tcW w:w="2960" w:type="pct"/>
          </w:tcPr>
          <w:p w:rsidR="0071123F" w:rsidRPr="00BA4FC7" w:rsidRDefault="0071123F" w:rsidP="00B305FC">
            <w:pPr>
              <w:pStyle w:val="aff3"/>
              <w:rPr>
                <w:ins w:id="142" w:author="Windows 使用者" w:date="2019-01-25T17:14:00Z"/>
              </w:rPr>
            </w:pPr>
            <w:ins w:id="143" w:author="Windows 使用者" w:date="2019-01-25T17:16:00Z">
              <w:r>
                <w:t>Objec.CDes</w:t>
              </w:r>
            </w:ins>
          </w:p>
        </w:tc>
      </w:tr>
      <w:tr w:rsidR="0071123F" w:rsidRPr="004D39C7" w:rsidTr="00B305FC">
        <w:trPr>
          <w:jc w:val="center"/>
          <w:ins w:id="144" w:author="Windows 使用者" w:date="2019-01-25T17:14:00Z"/>
        </w:trPr>
        <w:tc>
          <w:tcPr>
            <w:tcW w:w="1020" w:type="pct"/>
          </w:tcPr>
          <w:p w:rsidR="0071123F" w:rsidRDefault="0071123F" w:rsidP="00B305FC">
            <w:pPr>
              <w:pStyle w:val="aff3"/>
              <w:rPr>
                <w:ins w:id="145" w:author="Windows 使用者" w:date="2019-01-25T17:14:00Z"/>
              </w:rPr>
            </w:pPr>
            <w:ins w:id="146" w:author="Windows 使用者" w:date="2019-01-25T17:16:00Z">
              <w:r>
                <w:t>EN</w:t>
              </w:r>
              <w:r>
                <w:rPr>
                  <w:rFonts w:hint="eastAsia"/>
                </w:rPr>
                <w:t>ame</w:t>
              </w:r>
            </w:ins>
          </w:p>
        </w:tc>
        <w:tc>
          <w:tcPr>
            <w:tcW w:w="1020" w:type="pct"/>
          </w:tcPr>
          <w:p w:rsidR="0071123F" w:rsidRDefault="0071123F" w:rsidP="00B305FC">
            <w:pPr>
              <w:pStyle w:val="aff3"/>
              <w:rPr>
                <w:ins w:id="147" w:author="Windows 使用者" w:date="2019-01-25T17:14:00Z"/>
              </w:rPr>
            </w:pPr>
            <w:ins w:id="148" w:author="Windows 使用者" w:date="2019-01-25T17:16:00Z">
              <w:r>
                <w:t>nvarchar</w:t>
              </w:r>
            </w:ins>
          </w:p>
        </w:tc>
        <w:tc>
          <w:tcPr>
            <w:tcW w:w="2960" w:type="pct"/>
          </w:tcPr>
          <w:p w:rsidR="0071123F" w:rsidRDefault="0071123F" w:rsidP="00B305FC">
            <w:pPr>
              <w:pStyle w:val="aff3"/>
              <w:rPr>
                <w:ins w:id="149" w:author="Windows 使用者" w:date="2019-01-25T17:14:00Z"/>
              </w:rPr>
            </w:pPr>
            <w:ins w:id="150" w:author="Windows 使用者" w:date="2019-01-25T17:16:00Z">
              <w:r>
                <w:t>Object.EName</w:t>
              </w:r>
            </w:ins>
          </w:p>
        </w:tc>
      </w:tr>
      <w:tr w:rsidR="0071123F" w:rsidRPr="004D39C7" w:rsidTr="00B305FC">
        <w:trPr>
          <w:jc w:val="center"/>
          <w:ins w:id="151" w:author="Windows 使用者" w:date="2019-01-25T17:14:00Z"/>
        </w:trPr>
        <w:tc>
          <w:tcPr>
            <w:tcW w:w="1020" w:type="pct"/>
          </w:tcPr>
          <w:p w:rsidR="0071123F" w:rsidRDefault="0071123F" w:rsidP="00B305FC">
            <w:pPr>
              <w:pStyle w:val="aff3"/>
              <w:rPr>
                <w:ins w:id="152" w:author="Windows 使用者" w:date="2019-01-25T17:14:00Z"/>
              </w:rPr>
            </w:pPr>
            <w:ins w:id="153" w:author="Windows 使用者" w:date="2019-01-25T17:16:00Z">
              <w:r>
                <w:t>EDes</w:t>
              </w:r>
            </w:ins>
          </w:p>
        </w:tc>
        <w:tc>
          <w:tcPr>
            <w:tcW w:w="1020" w:type="pct"/>
          </w:tcPr>
          <w:p w:rsidR="0071123F" w:rsidRPr="00BA4FC7" w:rsidRDefault="0071123F" w:rsidP="00B305FC">
            <w:pPr>
              <w:pStyle w:val="aff3"/>
              <w:rPr>
                <w:ins w:id="154" w:author="Windows 使用者" w:date="2019-01-25T17:14:00Z"/>
              </w:rPr>
            </w:pPr>
            <w:ins w:id="155" w:author="Windows 使用者" w:date="2019-01-25T17:17:00Z">
              <w:r>
                <w:t>nvarchar</w:t>
              </w:r>
            </w:ins>
          </w:p>
        </w:tc>
        <w:tc>
          <w:tcPr>
            <w:tcW w:w="2960" w:type="pct"/>
          </w:tcPr>
          <w:p w:rsidR="0071123F" w:rsidRDefault="0071123F" w:rsidP="00B305FC">
            <w:pPr>
              <w:pStyle w:val="aff3"/>
              <w:rPr>
                <w:ins w:id="156" w:author="Windows 使用者" w:date="2019-01-25T17:14:00Z"/>
              </w:rPr>
            </w:pPr>
            <w:ins w:id="157" w:author="Windows 使用者" w:date="2019-01-25T17:17:00Z">
              <w:r>
                <w:t>Object.EDes</w:t>
              </w:r>
            </w:ins>
          </w:p>
        </w:tc>
      </w:tr>
      <w:tr w:rsidR="0071123F" w:rsidRPr="004D39C7" w:rsidTr="00B305FC">
        <w:trPr>
          <w:jc w:val="center"/>
          <w:ins w:id="158" w:author="Windows 使用者" w:date="2019-01-25T17:14:00Z"/>
        </w:trPr>
        <w:tc>
          <w:tcPr>
            <w:tcW w:w="1020" w:type="pct"/>
          </w:tcPr>
          <w:p w:rsidR="0071123F" w:rsidRDefault="0071123F" w:rsidP="00B305FC">
            <w:pPr>
              <w:pStyle w:val="aff3"/>
              <w:rPr>
                <w:ins w:id="159" w:author="Windows 使用者" w:date="2019-01-25T17:14:00Z"/>
              </w:rPr>
            </w:pPr>
            <w:ins w:id="160" w:author="Windows 使用者" w:date="2019-01-25T17:17:00Z">
              <w:r>
                <w:t>Account</w:t>
              </w:r>
            </w:ins>
          </w:p>
        </w:tc>
        <w:tc>
          <w:tcPr>
            <w:tcW w:w="1020" w:type="pct"/>
          </w:tcPr>
          <w:p w:rsidR="0071123F" w:rsidRPr="00BA4FC7" w:rsidRDefault="0071123F" w:rsidP="00B305FC">
            <w:pPr>
              <w:pStyle w:val="aff3"/>
              <w:rPr>
                <w:ins w:id="161" w:author="Windows 使用者" w:date="2019-01-25T17:14:00Z"/>
              </w:rPr>
            </w:pPr>
            <w:ins w:id="162" w:author="Windows 使用者" w:date="2019-01-25T17:17:00Z">
              <w:r>
                <w:t>varchar</w:t>
              </w:r>
            </w:ins>
          </w:p>
        </w:tc>
        <w:tc>
          <w:tcPr>
            <w:tcW w:w="2960" w:type="pct"/>
          </w:tcPr>
          <w:p w:rsidR="0071123F" w:rsidRDefault="0071123F" w:rsidP="00B305FC">
            <w:pPr>
              <w:pStyle w:val="aff3"/>
              <w:rPr>
                <w:ins w:id="163" w:author="Windows 使用者" w:date="2019-01-25T17:14:00Z"/>
              </w:rPr>
            </w:pPr>
            <w:ins w:id="164" w:author="Windows 使用者" w:date="2019-01-25T17:17:00Z">
              <w:r>
                <w:t>Member</w:t>
              </w:r>
              <w:r w:rsidR="005A3935">
                <w:t>.Account</w:t>
              </w:r>
            </w:ins>
          </w:p>
        </w:tc>
      </w:tr>
      <w:tr w:rsidR="005A3935" w:rsidRPr="004D39C7" w:rsidTr="00B305FC">
        <w:trPr>
          <w:jc w:val="center"/>
          <w:ins w:id="165" w:author="Windows 使用者" w:date="2019-01-25T17:17:00Z"/>
        </w:trPr>
        <w:tc>
          <w:tcPr>
            <w:tcW w:w="1020" w:type="pct"/>
          </w:tcPr>
          <w:p w:rsidR="005A3935" w:rsidRDefault="005A3935" w:rsidP="00B305FC">
            <w:pPr>
              <w:pStyle w:val="aff3"/>
              <w:rPr>
                <w:ins w:id="166" w:author="Windows 使用者" w:date="2019-01-25T17:17:00Z"/>
              </w:rPr>
            </w:pPr>
            <w:ins w:id="167" w:author="Windows 使用者" w:date="2019-01-25T17:17:00Z">
              <w:r>
                <w:rPr>
                  <w:rFonts w:hint="eastAsia"/>
                </w:rPr>
                <w:t>PWD</w:t>
              </w:r>
            </w:ins>
          </w:p>
        </w:tc>
        <w:tc>
          <w:tcPr>
            <w:tcW w:w="1020" w:type="pct"/>
          </w:tcPr>
          <w:p w:rsidR="005A3935" w:rsidRDefault="005A3935" w:rsidP="00B305FC">
            <w:pPr>
              <w:pStyle w:val="aff3"/>
              <w:rPr>
                <w:ins w:id="168" w:author="Windows 使用者" w:date="2019-01-25T17:17:00Z"/>
              </w:rPr>
            </w:pPr>
            <w:ins w:id="169" w:author="Windows 使用者" w:date="2019-01-25T17:18:00Z">
              <w:r>
                <w:t>varchar</w:t>
              </w:r>
            </w:ins>
          </w:p>
        </w:tc>
        <w:tc>
          <w:tcPr>
            <w:tcW w:w="2960" w:type="pct"/>
          </w:tcPr>
          <w:p w:rsidR="005A3935" w:rsidRDefault="005A3935" w:rsidP="00B305FC">
            <w:pPr>
              <w:pStyle w:val="aff3"/>
              <w:rPr>
                <w:ins w:id="170" w:author="Windows 使用者" w:date="2019-01-25T17:17:00Z"/>
              </w:rPr>
            </w:pPr>
            <w:ins w:id="171" w:author="Windows 使用者" w:date="2019-01-25T17:18:00Z">
              <w:r>
                <w:rPr>
                  <w:rFonts w:hint="eastAsia"/>
                </w:rPr>
                <w:t>Member.PWD</w:t>
              </w:r>
            </w:ins>
          </w:p>
        </w:tc>
      </w:tr>
      <w:tr w:rsidR="005A3935" w:rsidRPr="004D39C7" w:rsidTr="00B305FC">
        <w:trPr>
          <w:jc w:val="center"/>
          <w:ins w:id="172" w:author="Windows 使用者" w:date="2019-01-25T17:18:00Z"/>
        </w:trPr>
        <w:tc>
          <w:tcPr>
            <w:tcW w:w="1020" w:type="pct"/>
          </w:tcPr>
          <w:p w:rsidR="005A3935" w:rsidRDefault="005A3935" w:rsidP="00B305FC">
            <w:pPr>
              <w:pStyle w:val="aff3"/>
              <w:rPr>
                <w:ins w:id="173" w:author="Windows 使用者" w:date="2019-01-25T17:18:00Z"/>
              </w:rPr>
            </w:pPr>
            <w:ins w:id="174" w:author="Windows 使用者" w:date="2019-01-25T17:18:00Z">
              <w:r>
                <w:rPr>
                  <w:rFonts w:hint="eastAsia"/>
                </w:rPr>
                <w:t>Valid</w:t>
              </w:r>
            </w:ins>
          </w:p>
        </w:tc>
        <w:tc>
          <w:tcPr>
            <w:tcW w:w="1020" w:type="pct"/>
          </w:tcPr>
          <w:p w:rsidR="005A3935" w:rsidRDefault="005A3935" w:rsidP="00B305FC">
            <w:pPr>
              <w:pStyle w:val="aff3"/>
              <w:rPr>
                <w:ins w:id="175" w:author="Windows 使用者" w:date="2019-01-25T17:18:00Z"/>
              </w:rPr>
            </w:pPr>
            <w:ins w:id="176" w:author="Windows 使用者" w:date="2019-01-25T17:18:00Z">
              <w:r>
                <w:rPr>
                  <w:rFonts w:hint="eastAsia"/>
                </w:rPr>
                <w:t>bit</w:t>
              </w:r>
            </w:ins>
          </w:p>
        </w:tc>
        <w:tc>
          <w:tcPr>
            <w:tcW w:w="2960" w:type="pct"/>
          </w:tcPr>
          <w:p w:rsidR="005A3935" w:rsidRDefault="005A3935" w:rsidP="00B305FC">
            <w:pPr>
              <w:pStyle w:val="aff3"/>
              <w:rPr>
                <w:ins w:id="177" w:author="Windows 使用者" w:date="2019-01-25T17:18:00Z"/>
              </w:rPr>
            </w:pPr>
            <w:ins w:id="178" w:author="Windows 使用者" w:date="2019-01-25T17:18:00Z">
              <w:r>
                <w:rPr>
                  <w:rFonts w:hint="eastAsia"/>
                </w:rPr>
                <w:t>Member.Valid</w:t>
              </w:r>
            </w:ins>
          </w:p>
        </w:tc>
      </w:tr>
      <w:tr w:rsidR="005A3935" w:rsidRPr="004D39C7" w:rsidTr="00B305FC">
        <w:trPr>
          <w:jc w:val="center"/>
          <w:ins w:id="179" w:author="Windows 使用者" w:date="2019-01-25T17:18:00Z"/>
        </w:trPr>
        <w:tc>
          <w:tcPr>
            <w:tcW w:w="1020" w:type="pct"/>
          </w:tcPr>
          <w:p w:rsidR="005A3935" w:rsidRDefault="005A3935" w:rsidP="00B305FC">
            <w:pPr>
              <w:pStyle w:val="aff3"/>
              <w:rPr>
                <w:ins w:id="180" w:author="Windows 使用者" w:date="2019-01-25T17:18:00Z"/>
              </w:rPr>
            </w:pPr>
            <w:ins w:id="181" w:author="Windows 使用者" w:date="2019-01-25T17:18:00Z">
              <w:r>
                <w:rPr>
                  <w:rFonts w:hint="eastAsia"/>
                </w:rPr>
                <w:t>Status</w:t>
              </w:r>
            </w:ins>
          </w:p>
        </w:tc>
        <w:tc>
          <w:tcPr>
            <w:tcW w:w="1020" w:type="pct"/>
          </w:tcPr>
          <w:p w:rsidR="005A3935" w:rsidRDefault="005A3935" w:rsidP="00B305FC">
            <w:pPr>
              <w:pStyle w:val="aff3"/>
              <w:rPr>
                <w:ins w:id="182" w:author="Windows 使用者" w:date="2019-01-25T17:18:00Z"/>
              </w:rPr>
            </w:pPr>
            <w:ins w:id="183" w:author="Windows 使用者" w:date="2019-01-25T17:18:00Z">
              <w:r>
                <w:rPr>
                  <w:rFonts w:hint="eastAsia"/>
                </w:rPr>
                <w:t>bit</w:t>
              </w:r>
            </w:ins>
          </w:p>
        </w:tc>
        <w:tc>
          <w:tcPr>
            <w:tcW w:w="2960" w:type="pct"/>
          </w:tcPr>
          <w:p w:rsidR="005A3935" w:rsidRDefault="005A3935" w:rsidP="00B305FC">
            <w:pPr>
              <w:pStyle w:val="aff3"/>
              <w:rPr>
                <w:ins w:id="184" w:author="Windows 使用者" w:date="2019-01-25T17:18:00Z"/>
              </w:rPr>
            </w:pPr>
            <w:ins w:id="185" w:author="Windows 使用者" w:date="2019-01-25T17:19:00Z">
              <w:r>
                <w:rPr>
                  <w:rFonts w:hint="eastAsia"/>
                </w:rPr>
                <w:t>Member.Status</w:t>
              </w:r>
            </w:ins>
          </w:p>
        </w:tc>
      </w:tr>
      <w:tr w:rsidR="005A3935" w:rsidRPr="004D39C7" w:rsidTr="00B305FC">
        <w:trPr>
          <w:jc w:val="center"/>
          <w:ins w:id="186" w:author="Windows 使用者" w:date="2019-01-25T17:18:00Z"/>
        </w:trPr>
        <w:tc>
          <w:tcPr>
            <w:tcW w:w="1020" w:type="pct"/>
          </w:tcPr>
          <w:p w:rsidR="005A3935" w:rsidRDefault="005A3935" w:rsidP="00B305FC">
            <w:pPr>
              <w:pStyle w:val="aff3"/>
              <w:rPr>
                <w:ins w:id="187" w:author="Windows 使用者" w:date="2019-01-25T17:18:00Z"/>
              </w:rPr>
            </w:pPr>
            <w:ins w:id="188" w:author="Windows 使用者" w:date="2019-01-25T17:19:00Z">
              <w:r>
                <w:rPr>
                  <w:rFonts w:hint="eastAsia"/>
                </w:rPr>
                <w:t>VerifyCode</w:t>
              </w:r>
            </w:ins>
          </w:p>
        </w:tc>
        <w:tc>
          <w:tcPr>
            <w:tcW w:w="1020" w:type="pct"/>
          </w:tcPr>
          <w:p w:rsidR="005A3935" w:rsidRDefault="005A3935" w:rsidP="00B305FC">
            <w:pPr>
              <w:pStyle w:val="aff3"/>
              <w:rPr>
                <w:ins w:id="189" w:author="Windows 使用者" w:date="2019-01-25T17:18:00Z"/>
              </w:rPr>
            </w:pPr>
            <w:ins w:id="190" w:author="Windows 使用者" w:date="2019-01-25T17:19:00Z">
              <w:r>
                <w:rPr>
                  <w:rFonts w:hint="eastAsia"/>
                </w:rPr>
                <w:t>varchar</w:t>
              </w:r>
            </w:ins>
          </w:p>
        </w:tc>
        <w:tc>
          <w:tcPr>
            <w:tcW w:w="2960" w:type="pct"/>
          </w:tcPr>
          <w:p w:rsidR="005A3935" w:rsidRDefault="005A3935" w:rsidP="00B305FC">
            <w:pPr>
              <w:pStyle w:val="aff3"/>
              <w:rPr>
                <w:ins w:id="191" w:author="Windows 使用者" w:date="2019-01-25T17:18:00Z"/>
              </w:rPr>
            </w:pPr>
            <w:ins w:id="192" w:author="Windows 使用者" w:date="2019-01-25T17:19:00Z">
              <w:r>
                <w:rPr>
                  <w:rFonts w:hint="eastAsia"/>
                </w:rPr>
                <w:t>Member</w:t>
              </w:r>
              <w:r>
                <w:t>.</w:t>
              </w:r>
              <w:r>
                <w:rPr>
                  <w:rFonts w:hint="eastAsia"/>
                </w:rPr>
                <w:t>VerifyCode</w:t>
              </w:r>
            </w:ins>
          </w:p>
        </w:tc>
      </w:tr>
      <w:tr w:rsidR="005A3935" w:rsidRPr="004D39C7" w:rsidTr="00B305FC">
        <w:trPr>
          <w:jc w:val="center"/>
          <w:ins w:id="193" w:author="Windows 使用者" w:date="2019-01-25T17:19:00Z"/>
        </w:trPr>
        <w:tc>
          <w:tcPr>
            <w:tcW w:w="1020" w:type="pct"/>
          </w:tcPr>
          <w:p w:rsidR="005A3935" w:rsidRDefault="005A3935" w:rsidP="00B305FC">
            <w:pPr>
              <w:pStyle w:val="aff3"/>
              <w:rPr>
                <w:ins w:id="194" w:author="Windows 使用者" w:date="2019-01-25T17:19:00Z"/>
              </w:rPr>
            </w:pPr>
            <w:ins w:id="195" w:author="Windows 使用者" w:date="2019-01-25T17:19:00Z">
              <w:r>
                <w:rPr>
                  <w:rFonts w:hint="eastAsia"/>
                </w:rPr>
                <w:t>EMail</w:t>
              </w:r>
            </w:ins>
          </w:p>
        </w:tc>
        <w:tc>
          <w:tcPr>
            <w:tcW w:w="1020" w:type="pct"/>
          </w:tcPr>
          <w:p w:rsidR="005A3935" w:rsidRDefault="005A3935" w:rsidP="00B305FC">
            <w:pPr>
              <w:pStyle w:val="aff3"/>
              <w:rPr>
                <w:ins w:id="196" w:author="Windows 使用者" w:date="2019-01-25T17:19:00Z"/>
              </w:rPr>
            </w:pPr>
            <w:ins w:id="197" w:author="Windows 使用者" w:date="2019-01-25T17:19:00Z">
              <w:r>
                <w:rPr>
                  <w:rFonts w:hint="eastAsia"/>
                </w:rPr>
                <w:t>varchar</w:t>
              </w:r>
            </w:ins>
          </w:p>
        </w:tc>
        <w:tc>
          <w:tcPr>
            <w:tcW w:w="2960" w:type="pct"/>
          </w:tcPr>
          <w:p w:rsidR="005A3935" w:rsidRDefault="005A3935" w:rsidP="00B305FC">
            <w:pPr>
              <w:pStyle w:val="aff3"/>
              <w:rPr>
                <w:ins w:id="198" w:author="Windows 使用者" w:date="2019-01-25T17:19:00Z"/>
              </w:rPr>
            </w:pPr>
            <w:ins w:id="199" w:author="Windows 使用者" w:date="2019-01-25T17:20:00Z">
              <w:r>
                <w:rPr>
                  <w:rFonts w:hint="eastAsia"/>
                </w:rPr>
                <w:t>Member.EMail</w:t>
              </w:r>
            </w:ins>
          </w:p>
        </w:tc>
      </w:tr>
      <w:tr w:rsidR="0071123F" w:rsidRPr="004D39C7" w:rsidTr="00B305FC">
        <w:trPr>
          <w:jc w:val="center"/>
          <w:ins w:id="200" w:author="Windows 使用者" w:date="2019-01-25T17:14:00Z"/>
        </w:trPr>
        <w:tc>
          <w:tcPr>
            <w:tcW w:w="1020" w:type="pct"/>
          </w:tcPr>
          <w:p w:rsidR="0071123F" w:rsidRDefault="0071123F" w:rsidP="00B305FC">
            <w:pPr>
              <w:pStyle w:val="aff3"/>
              <w:rPr>
                <w:ins w:id="201" w:author="Windows 使用者" w:date="2019-01-25T17:14:00Z"/>
              </w:rPr>
            </w:pPr>
            <w:ins w:id="202" w:author="Windows 使用者" w:date="2019-01-25T17:14:00Z">
              <w:r>
                <w:lastRenderedPageBreak/>
                <w:t>OwnerMID</w:t>
              </w:r>
            </w:ins>
          </w:p>
        </w:tc>
        <w:tc>
          <w:tcPr>
            <w:tcW w:w="1020" w:type="pct"/>
          </w:tcPr>
          <w:p w:rsidR="0071123F" w:rsidRPr="00BA4FC7" w:rsidRDefault="0071123F" w:rsidP="00B305FC">
            <w:pPr>
              <w:pStyle w:val="aff3"/>
              <w:rPr>
                <w:ins w:id="203" w:author="Windows 使用者" w:date="2019-01-25T17:14:00Z"/>
              </w:rPr>
            </w:pPr>
            <w:ins w:id="204" w:author="Windows 使用者" w:date="2019-01-25T17:14:00Z">
              <w:r>
                <w:rPr>
                  <w:rFonts w:hint="eastAsia"/>
                </w:rPr>
                <w:t>int</w:t>
              </w:r>
            </w:ins>
          </w:p>
        </w:tc>
        <w:tc>
          <w:tcPr>
            <w:tcW w:w="2960" w:type="pct"/>
          </w:tcPr>
          <w:p w:rsidR="0071123F" w:rsidRDefault="0071123F" w:rsidP="00B305FC">
            <w:pPr>
              <w:pStyle w:val="aff3"/>
              <w:rPr>
                <w:ins w:id="205" w:author="Windows 使用者" w:date="2019-01-25T17:14:00Z"/>
              </w:rPr>
            </w:pPr>
            <w:ins w:id="206" w:author="Windows 使用者" w:date="2019-01-25T17:14:00Z">
              <w:r>
                <w:t>Object.OwnerMID</w:t>
              </w:r>
              <w:r>
                <w:rPr>
                  <w:rFonts w:hint="eastAsia"/>
                </w:rPr>
                <w:t>。</w:t>
              </w:r>
            </w:ins>
          </w:p>
        </w:tc>
      </w:tr>
      <w:tr w:rsidR="0071123F" w:rsidRPr="004D39C7" w:rsidTr="00B305FC">
        <w:trPr>
          <w:jc w:val="center"/>
          <w:ins w:id="207" w:author="Windows 使用者" w:date="2019-01-25T17:14:00Z"/>
        </w:trPr>
        <w:tc>
          <w:tcPr>
            <w:tcW w:w="1020" w:type="pct"/>
          </w:tcPr>
          <w:p w:rsidR="0071123F" w:rsidRDefault="0071123F" w:rsidP="00B305FC">
            <w:pPr>
              <w:pStyle w:val="aff3"/>
              <w:rPr>
                <w:ins w:id="208" w:author="Windows 使用者" w:date="2019-01-25T17:14:00Z"/>
              </w:rPr>
            </w:pPr>
            <w:ins w:id="209" w:author="Windows 使用者" w:date="2019-01-25T17:14:00Z">
              <w:r>
                <w:rPr>
                  <w:rFonts w:hint="eastAsia"/>
                </w:rPr>
                <w:t>nClick</w:t>
              </w:r>
            </w:ins>
          </w:p>
        </w:tc>
        <w:tc>
          <w:tcPr>
            <w:tcW w:w="1020" w:type="pct"/>
          </w:tcPr>
          <w:p w:rsidR="0071123F" w:rsidRDefault="0071123F" w:rsidP="00B305FC">
            <w:pPr>
              <w:pStyle w:val="aff3"/>
              <w:rPr>
                <w:ins w:id="210" w:author="Windows 使用者" w:date="2019-01-25T17:14:00Z"/>
              </w:rPr>
            </w:pPr>
            <w:ins w:id="211" w:author="Windows 使用者" w:date="2019-01-25T17:14:00Z">
              <w:r>
                <w:rPr>
                  <w:rFonts w:hint="eastAsia"/>
                </w:rPr>
                <w:t>int</w:t>
              </w:r>
            </w:ins>
          </w:p>
        </w:tc>
        <w:tc>
          <w:tcPr>
            <w:tcW w:w="2960" w:type="pct"/>
          </w:tcPr>
          <w:p w:rsidR="0071123F" w:rsidRDefault="0071123F" w:rsidP="00B305FC">
            <w:pPr>
              <w:pStyle w:val="aff3"/>
              <w:rPr>
                <w:ins w:id="212" w:author="Windows 使用者" w:date="2019-01-25T17:14:00Z"/>
              </w:rPr>
            </w:pPr>
            <w:ins w:id="213" w:author="Windows 使用者" w:date="2019-01-25T17:14:00Z">
              <w:r>
                <w:rPr>
                  <w:rFonts w:hint="eastAsia"/>
                </w:rPr>
                <w:t>Object.nClick</w:t>
              </w:r>
              <w:r>
                <w:rPr>
                  <w:rFonts w:hint="eastAsia"/>
                </w:rPr>
                <w:t>。</w:t>
              </w:r>
            </w:ins>
          </w:p>
        </w:tc>
      </w:tr>
      <w:tr w:rsidR="0071123F" w:rsidRPr="004D39C7" w:rsidTr="00B305FC">
        <w:trPr>
          <w:jc w:val="center"/>
          <w:ins w:id="214" w:author="Windows 使用者" w:date="2019-01-25T17:14:00Z"/>
        </w:trPr>
        <w:tc>
          <w:tcPr>
            <w:tcW w:w="1020" w:type="pct"/>
          </w:tcPr>
          <w:p w:rsidR="0071123F" w:rsidRDefault="0071123F" w:rsidP="00B305FC">
            <w:pPr>
              <w:pStyle w:val="aff3"/>
              <w:rPr>
                <w:ins w:id="215" w:author="Windows 使用者" w:date="2019-01-25T17:14:00Z"/>
              </w:rPr>
            </w:pPr>
            <w:ins w:id="216" w:author="Windows 使用者" w:date="2019-01-25T17:14:00Z">
              <w:r>
                <w:t>bHided</w:t>
              </w:r>
            </w:ins>
          </w:p>
        </w:tc>
        <w:tc>
          <w:tcPr>
            <w:tcW w:w="1020" w:type="pct"/>
          </w:tcPr>
          <w:p w:rsidR="0071123F" w:rsidRPr="00BA4FC7" w:rsidRDefault="0071123F" w:rsidP="00B305FC">
            <w:pPr>
              <w:pStyle w:val="aff3"/>
              <w:rPr>
                <w:ins w:id="217" w:author="Windows 使用者" w:date="2019-01-25T17:14:00Z"/>
              </w:rPr>
            </w:pPr>
            <w:ins w:id="218" w:author="Windows 使用者" w:date="2019-01-25T17:14:00Z">
              <w:r>
                <w:rPr>
                  <w:rFonts w:hint="eastAsia"/>
                </w:rPr>
                <w:t>bit</w:t>
              </w:r>
            </w:ins>
          </w:p>
        </w:tc>
        <w:tc>
          <w:tcPr>
            <w:tcW w:w="2960" w:type="pct"/>
          </w:tcPr>
          <w:p w:rsidR="0071123F" w:rsidRDefault="0071123F" w:rsidP="00B305FC">
            <w:pPr>
              <w:pStyle w:val="aff3"/>
              <w:rPr>
                <w:ins w:id="219" w:author="Windows 使用者" w:date="2019-01-25T17:14:00Z"/>
              </w:rPr>
            </w:pPr>
            <w:ins w:id="220" w:author="Windows 使用者" w:date="2019-01-25T17:14:00Z">
              <w:r>
                <w:rPr>
                  <w:rFonts w:hint="eastAsia"/>
                </w:rPr>
                <w:t>Object.bHided</w:t>
              </w:r>
            </w:ins>
          </w:p>
        </w:tc>
      </w:tr>
      <w:tr w:rsidR="0071123F" w:rsidRPr="004D39C7" w:rsidTr="00B305FC">
        <w:trPr>
          <w:jc w:val="center"/>
          <w:ins w:id="221" w:author="Windows 使用者" w:date="2019-01-25T17:14:00Z"/>
        </w:trPr>
        <w:tc>
          <w:tcPr>
            <w:tcW w:w="1020" w:type="pct"/>
          </w:tcPr>
          <w:p w:rsidR="0071123F" w:rsidRDefault="0071123F" w:rsidP="00B305FC">
            <w:pPr>
              <w:pStyle w:val="aff3"/>
              <w:rPr>
                <w:ins w:id="222" w:author="Windows 使用者" w:date="2019-01-25T17:14:00Z"/>
              </w:rPr>
            </w:pPr>
            <w:ins w:id="223" w:author="Windows 使用者" w:date="2019-01-25T17:14:00Z">
              <w:r>
                <w:rPr>
                  <w:rFonts w:hint="eastAsia"/>
                </w:rPr>
                <w:t>bDel</w:t>
              </w:r>
            </w:ins>
          </w:p>
        </w:tc>
        <w:tc>
          <w:tcPr>
            <w:tcW w:w="1020" w:type="pct"/>
          </w:tcPr>
          <w:p w:rsidR="0071123F" w:rsidRPr="00BA4FC7" w:rsidRDefault="0071123F" w:rsidP="00B305FC">
            <w:pPr>
              <w:pStyle w:val="aff3"/>
              <w:rPr>
                <w:ins w:id="224" w:author="Windows 使用者" w:date="2019-01-25T17:14:00Z"/>
              </w:rPr>
            </w:pPr>
            <w:ins w:id="225" w:author="Windows 使用者" w:date="2019-01-25T17:14:00Z">
              <w:r>
                <w:rPr>
                  <w:rFonts w:hint="eastAsia"/>
                </w:rPr>
                <w:t>bit</w:t>
              </w:r>
            </w:ins>
          </w:p>
        </w:tc>
        <w:tc>
          <w:tcPr>
            <w:tcW w:w="2960" w:type="pct"/>
          </w:tcPr>
          <w:p w:rsidR="0071123F" w:rsidRDefault="0071123F" w:rsidP="00B305FC">
            <w:pPr>
              <w:pStyle w:val="aff3"/>
              <w:rPr>
                <w:ins w:id="226" w:author="Windows 使用者" w:date="2019-01-25T17:14:00Z"/>
              </w:rPr>
            </w:pPr>
            <w:ins w:id="227" w:author="Windows 使用者" w:date="2019-01-25T17:14:00Z">
              <w:r>
                <w:rPr>
                  <w:rFonts w:hint="eastAsia"/>
                </w:rPr>
                <w:t>Object.bDel</w:t>
              </w:r>
            </w:ins>
          </w:p>
        </w:tc>
      </w:tr>
    </w:tbl>
    <w:p w:rsidR="0071123F" w:rsidRPr="00B305FC" w:rsidRDefault="0071123F">
      <w:pPr>
        <w:rPr>
          <w:ins w:id="228" w:author="Windows 使用者" w:date="2019-01-25T17:13:00Z"/>
        </w:rPr>
        <w:pPrChange w:id="229" w:author="Windows 使用者" w:date="2019-01-25T17:14:00Z">
          <w:pPr>
            <w:pStyle w:val="2"/>
          </w:pPr>
        </w:pPrChange>
      </w:pPr>
    </w:p>
    <w:p w:rsidR="006363AE" w:rsidRDefault="00C143D8" w:rsidP="00FF32D3">
      <w:pPr>
        <w:pStyle w:val="2"/>
      </w:pPr>
      <w:r>
        <w:rPr>
          <w:rFonts w:hint="eastAsia"/>
        </w:rPr>
        <w:t>Fu</w:t>
      </w:r>
      <w:r>
        <w:t>nction</w:t>
      </w:r>
      <w:r w:rsidR="005843F5">
        <w:t>s</w:t>
      </w:r>
    </w:p>
    <w:p w:rsidR="007F00D3" w:rsidRDefault="007F00D3" w:rsidP="00135982">
      <w:pPr>
        <w:pStyle w:val="3"/>
      </w:pPr>
      <w:proofErr w:type="gramStart"/>
      <w:r>
        <w:t>dbo.</w:t>
      </w:r>
      <w:r>
        <w:rPr>
          <w:rFonts w:hint="eastAsia"/>
        </w:rPr>
        <w:t>fs</w:t>
      </w:r>
      <w:proofErr w:type="gramEnd"/>
      <w:r>
        <w:rPr>
          <w:rFonts w:hint="eastAsia"/>
        </w:rPr>
        <w:t>_checkUserPermission(</w:t>
      </w:r>
      <w:r>
        <w:t xml:space="preserve"> </w:t>
      </w:r>
      <w:r>
        <w:rPr>
          <w:rFonts w:hint="eastAsia"/>
        </w:rPr>
        <w:t>)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205"/>
      </w:tblGrid>
      <w:tr w:rsidR="007C2F2E" w:rsidRPr="00AA0A1C" w:rsidTr="007C2F2E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7C2F2E" w:rsidRPr="00AA0A1C" w:rsidRDefault="007C2F2E" w:rsidP="007C2F2E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函式</w:t>
            </w:r>
            <w:r w:rsidRPr="00AA0A1C">
              <w:rPr>
                <w:rFonts w:hint="eastAsia"/>
                <w:b/>
              </w:rPr>
              <w:t>名稱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7C2F2E" w:rsidRPr="009F4064" w:rsidRDefault="007C2F2E" w:rsidP="007C2F2E">
            <w:pPr>
              <w:pStyle w:val="aff3"/>
            </w:pPr>
            <w:r w:rsidRPr="009F4064">
              <w:rPr>
                <w:rFonts w:hint="eastAsia"/>
              </w:rPr>
              <w:t>fs_</w:t>
            </w:r>
            <w:r>
              <w:rPr>
                <w:rFonts w:hint="eastAsia"/>
              </w:rPr>
              <w:t>checkUserPermission</w:t>
            </w:r>
          </w:p>
        </w:tc>
      </w:tr>
      <w:tr w:rsidR="007C2F2E" w:rsidRPr="00AA0A1C" w:rsidTr="007C2F2E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7C2F2E" w:rsidRDefault="007C2F2E" w:rsidP="007C2F2E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輸入參數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7C2F2E" w:rsidRDefault="007C2F2E" w:rsidP="007C2F2E">
            <w:pPr>
              <w:pStyle w:val="aff3"/>
            </w:pPr>
            <w:r>
              <w:rPr>
                <w:rFonts w:hint="eastAsia"/>
              </w:rPr>
              <w:t>@CID : int</w:t>
            </w:r>
            <w:r>
              <w:rPr>
                <w:rFonts w:hint="eastAsia"/>
              </w:rPr>
              <w:t>，指定的</w:t>
            </w:r>
            <w:r>
              <w:rPr>
                <w:rFonts w:hint="eastAsia"/>
              </w:rPr>
              <w:t>Class</w:t>
            </w:r>
            <w:r>
              <w:rPr>
                <w:rFonts w:hint="eastAsia"/>
              </w:rPr>
              <w:t>節點</w:t>
            </w:r>
            <w:r>
              <w:rPr>
                <w:rFonts w:hint="eastAsia"/>
              </w:rPr>
              <w:t xml:space="preserve"> </w:t>
            </w:r>
            <w:r>
              <w:t>(Class.CID)</w:t>
            </w:r>
          </w:p>
          <w:p w:rsidR="007C2F2E" w:rsidRDefault="007C2F2E" w:rsidP="007C2F2E">
            <w:pPr>
              <w:pStyle w:val="aff3"/>
            </w:pPr>
            <w:r>
              <w:rPr>
                <w:rFonts w:hint="eastAsia"/>
              </w:rPr>
              <w:t>@MID</w:t>
            </w:r>
            <w:r>
              <w:t xml:space="preserve"> </w:t>
            </w:r>
            <w:r>
              <w:rPr>
                <w:rFonts w:hint="eastAsia"/>
              </w:rPr>
              <w:t>:</w:t>
            </w:r>
            <w:r>
              <w:t xml:space="preserve"> int</w:t>
            </w:r>
            <w:r>
              <w:rPr>
                <w:rFonts w:hint="eastAsia"/>
              </w:rPr>
              <w:t>，會員的</w:t>
            </w:r>
            <w:r>
              <w:rPr>
                <w:rFonts w:hint="eastAsia"/>
              </w:rPr>
              <w:t>MID (</w:t>
            </w:r>
            <w:r>
              <w:t>Member.MID</w:t>
            </w:r>
            <w:r>
              <w:rPr>
                <w:rFonts w:hint="eastAsia"/>
              </w:rPr>
              <w:t>)</w:t>
            </w:r>
          </w:p>
          <w:p w:rsidR="007C2F2E" w:rsidRPr="009F4064" w:rsidRDefault="007C2F2E" w:rsidP="007C2F2E">
            <w:pPr>
              <w:pStyle w:val="aff3"/>
            </w:pPr>
            <w:r>
              <w:t xml:space="preserve">@BitPosition : </w:t>
            </w:r>
            <w:r>
              <w:rPr>
                <w:rFonts w:hint="eastAsia"/>
              </w:rPr>
              <w:t>tinyint</w:t>
            </w:r>
            <w:r>
              <w:rPr>
                <w:rFonts w:hint="eastAsia"/>
              </w:rPr>
              <w:t>，權限</w:t>
            </w:r>
            <w:r>
              <w:rPr>
                <w:rFonts w:hint="eastAsia"/>
              </w:rPr>
              <w:t>Bit</w:t>
            </w:r>
            <w:r>
              <w:t>值位置</w:t>
            </w:r>
            <w:r w:rsidR="00D04AF2">
              <w:rPr>
                <w:rFonts w:hint="eastAsia"/>
              </w:rPr>
              <w:t xml:space="preserve"> (</w:t>
            </w:r>
            <w:r w:rsidR="00D04AF2">
              <w:rPr>
                <w:rFonts w:hint="eastAsia"/>
              </w:rPr>
              <w:t>範圍：</w:t>
            </w:r>
            <w:r w:rsidR="00D04AF2">
              <w:rPr>
                <w:rFonts w:hint="eastAsia"/>
              </w:rPr>
              <w:t>0</w:t>
            </w:r>
            <w:r w:rsidR="00D04AF2">
              <w:t xml:space="preserve"> </w:t>
            </w:r>
            <w:r w:rsidR="00D04AF2">
              <w:rPr>
                <w:rFonts w:hint="eastAsia"/>
              </w:rPr>
              <w:t>~</w:t>
            </w:r>
            <w:r w:rsidR="00D04AF2">
              <w:t xml:space="preserve"> </w:t>
            </w:r>
            <w:r w:rsidR="00D04AF2">
              <w:rPr>
                <w:rFonts w:hint="eastAsia"/>
              </w:rPr>
              <w:t>7)</w:t>
            </w:r>
          </w:p>
        </w:tc>
      </w:tr>
      <w:tr w:rsidR="007C2F2E" w:rsidRPr="00AA0A1C" w:rsidTr="007C2F2E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7C2F2E" w:rsidRDefault="007C2F2E" w:rsidP="007C2F2E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輸出</w:t>
            </w:r>
            <w:r>
              <w:rPr>
                <w:b/>
              </w:rPr>
              <w:t>結果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7C2F2E" w:rsidRPr="009F4064" w:rsidRDefault="007C2F2E" w:rsidP="007C2F2E">
            <w:pPr>
              <w:pStyle w:val="aff3"/>
            </w:pPr>
            <w:r>
              <w:rPr>
                <w:rFonts w:hint="eastAsia"/>
              </w:rPr>
              <w:t>bit</w:t>
            </w:r>
            <w:r>
              <w:rPr>
                <w:rFonts w:hint="eastAsia"/>
              </w:rPr>
              <w:t>，是否有權限</w:t>
            </w:r>
            <w:r w:rsidR="00A53655">
              <w:rPr>
                <w:rFonts w:hint="eastAsia"/>
              </w:rPr>
              <w:t xml:space="preserve"> (</w:t>
            </w:r>
            <w:r w:rsidR="00A53655">
              <w:t xml:space="preserve">0 : </w:t>
            </w:r>
            <w:r w:rsidR="00A53655">
              <w:t>有</w:t>
            </w:r>
            <w:r w:rsidR="00A53655">
              <w:rPr>
                <w:rFonts w:hint="eastAsia"/>
              </w:rPr>
              <w:t>；</w:t>
            </w:r>
            <w:r w:rsidR="00A53655">
              <w:rPr>
                <w:rFonts w:hint="eastAsia"/>
              </w:rPr>
              <w:t xml:space="preserve">1 : </w:t>
            </w:r>
            <w:r w:rsidR="00A53655">
              <w:rPr>
                <w:rFonts w:hint="eastAsia"/>
              </w:rPr>
              <w:t>無</w:t>
            </w:r>
            <w:r w:rsidR="00A53655">
              <w:rPr>
                <w:rFonts w:hint="eastAsia"/>
              </w:rPr>
              <w:t>)</w:t>
            </w:r>
          </w:p>
        </w:tc>
      </w:tr>
      <w:tr w:rsidR="007C2F2E" w:rsidRPr="00AA0A1C" w:rsidTr="007C2F2E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7C2F2E" w:rsidRDefault="007C2F2E" w:rsidP="007C2F2E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範例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7C2F2E" w:rsidRPr="009F4064" w:rsidRDefault="007C2F2E" w:rsidP="007C2F2E">
            <w:pPr>
              <w:pStyle w:val="aff3"/>
            </w:pPr>
          </w:p>
        </w:tc>
      </w:tr>
    </w:tbl>
    <w:p w:rsidR="009B5DEE" w:rsidRDefault="009B5DEE" w:rsidP="00FD7466"/>
    <w:p w:rsidR="005843F5" w:rsidRDefault="005843F5" w:rsidP="00FF32D3">
      <w:pPr>
        <w:pStyle w:val="2"/>
      </w:pPr>
      <w:r>
        <w:rPr>
          <w:rFonts w:hint="eastAsia"/>
        </w:rPr>
        <w:t>St</w:t>
      </w:r>
      <w:r>
        <w:t>ored Procedure</w:t>
      </w:r>
      <w:r w:rsidR="00CE7CDB">
        <w:t>s</w:t>
      </w:r>
    </w:p>
    <w:p w:rsidR="00BD43DE" w:rsidRDefault="00BD43DE" w:rsidP="00DF61A5">
      <w:pPr>
        <w:pStyle w:val="3"/>
      </w:pPr>
      <w:r>
        <w:rPr>
          <w:rFonts w:hint="eastAsia"/>
        </w:rPr>
        <w:t>dbo.xps_</w:t>
      </w:r>
      <w:r w:rsidR="000D1447">
        <w:rPr>
          <w:rFonts w:hint="eastAsia"/>
        </w:rPr>
        <w:t>insert</w:t>
      </w:r>
      <w:r>
        <w:rPr>
          <w:rFonts w:hint="eastAsia"/>
        </w:rPr>
        <w:t>Group</w:t>
      </w:r>
    </w:p>
    <w:p w:rsidR="0013078F" w:rsidRDefault="0013078F" w:rsidP="00DF61A5">
      <w:r>
        <w:t>新增一筆</w:t>
      </w:r>
      <w:r w:rsidR="007C2F2E">
        <w:t>新</w:t>
      </w:r>
      <w:r w:rsidR="002B0A0A">
        <w:rPr>
          <w:rFonts w:hint="eastAsia"/>
        </w:rPr>
        <w:t>的</w:t>
      </w:r>
      <w:r>
        <w:t>群組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205"/>
      </w:tblGrid>
      <w:tr w:rsidR="0013078F" w:rsidRPr="00AA0A1C" w:rsidTr="00B5031B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13078F" w:rsidRPr="00AA0A1C" w:rsidRDefault="0013078F" w:rsidP="00B5031B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函式</w:t>
            </w:r>
            <w:r w:rsidRPr="00AA0A1C">
              <w:rPr>
                <w:rFonts w:hint="eastAsia"/>
                <w:b/>
              </w:rPr>
              <w:t>名稱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13078F" w:rsidRPr="009217CE" w:rsidRDefault="0013078F" w:rsidP="00FD7466">
            <w:pPr>
              <w:pStyle w:val="aff3"/>
            </w:pPr>
            <w:r>
              <w:rPr>
                <w:rFonts w:hint="eastAsia"/>
              </w:rPr>
              <w:t>xps_</w:t>
            </w:r>
            <w:r w:rsidR="000D1447">
              <w:t>insert</w:t>
            </w:r>
            <w:r w:rsidR="001B554C">
              <w:rPr>
                <w:rFonts w:hint="eastAsia"/>
              </w:rPr>
              <w:t>Group</w:t>
            </w:r>
          </w:p>
        </w:tc>
      </w:tr>
      <w:tr w:rsidR="0013078F" w:rsidRPr="00AA0A1C" w:rsidTr="00B5031B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13078F" w:rsidRDefault="0013078F" w:rsidP="00B5031B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輸入參數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13078F" w:rsidRDefault="0013078F" w:rsidP="00FD7466">
            <w:pPr>
              <w:pStyle w:val="aff3"/>
            </w:pPr>
            <w:r w:rsidRPr="00C2112C">
              <w:rPr>
                <w:b/>
              </w:rPr>
              <w:t>@</w:t>
            </w:r>
            <w:r w:rsidR="00482338">
              <w:rPr>
                <w:b/>
              </w:rPr>
              <w:t>GName</w:t>
            </w:r>
            <w:r w:rsidR="00482338" w:rsidRPr="00C2112C">
              <w:rPr>
                <w:b/>
              </w:rPr>
              <w:t xml:space="preserve"> </w:t>
            </w:r>
            <w:r w:rsidRPr="00C2112C">
              <w:rPr>
                <w:b/>
              </w:rPr>
              <w:t>:</w:t>
            </w:r>
            <w:r>
              <w:rPr>
                <w:rFonts w:hint="eastAsia"/>
              </w:rPr>
              <w:t xml:space="preserve"> </w:t>
            </w:r>
            <w:r w:rsidR="00482338">
              <w:t>nvarchar(128)</w:t>
            </w:r>
            <w:r>
              <w:rPr>
                <w:rFonts w:hint="eastAsia"/>
              </w:rPr>
              <w:t>，</w:t>
            </w:r>
            <w:r w:rsidR="00482338">
              <w:rPr>
                <w:rFonts w:hint="eastAsia"/>
              </w:rPr>
              <w:t>要新增的群組名稱</w:t>
            </w:r>
            <w:r>
              <w:rPr>
                <w:rFonts w:hint="eastAsia"/>
              </w:rPr>
              <w:t>。</w:t>
            </w:r>
          </w:p>
          <w:p w:rsidR="00482338" w:rsidRDefault="00482338" w:rsidP="00FD7466">
            <w:pPr>
              <w:pStyle w:val="aff3"/>
            </w:pPr>
            <w:r w:rsidRPr="00FD7466">
              <w:rPr>
                <w:rFonts w:hint="eastAsia"/>
                <w:b/>
              </w:rPr>
              <w:t>@GDes :</w:t>
            </w:r>
            <w:r>
              <w:rPr>
                <w:rFonts w:hint="eastAsia"/>
              </w:rPr>
              <w:t xml:space="preserve"> nvarchar(</w:t>
            </w:r>
            <w:r w:rsidR="00CC2895">
              <w:t>1024</w:t>
            </w:r>
            <w:r>
              <w:rPr>
                <w:rFonts w:hint="eastAsia"/>
              </w:rPr>
              <w:t>)</w:t>
            </w:r>
            <w:r w:rsidR="00CC2895">
              <w:rPr>
                <w:rFonts w:hint="eastAsia"/>
              </w:rPr>
              <w:t>，群組描述。</w:t>
            </w:r>
          </w:p>
          <w:p w:rsidR="00CC2895" w:rsidRDefault="00CC2895" w:rsidP="00FD7466">
            <w:pPr>
              <w:pStyle w:val="aff3"/>
            </w:pPr>
            <w:r w:rsidRPr="00FD7466">
              <w:rPr>
                <w:rFonts w:hint="eastAsia"/>
                <w:b/>
              </w:rPr>
              <w:t>@Status :</w:t>
            </w:r>
            <w:r>
              <w:rPr>
                <w:rFonts w:hint="eastAsia"/>
              </w:rPr>
              <w:t xml:space="preserve"> tinyint</w:t>
            </w:r>
            <w:r>
              <w:rPr>
                <w:rFonts w:hint="eastAsia"/>
              </w:rPr>
              <w:t>，審</w:t>
            </w:r>
            <w:r w:rsidR="00EF618C">
              <w:rPr>
                <w:rFonts w:hint="eastAsia"/>
              </w:rPr>
              <w:t>核狀態，預設為</w:t>
            </w:r>
            <w:r w:rsidR="00EF618C">
              <w:t>1</w:t>
            </w:r>
          </w:p>
          <w:p w:rsidR="00D41DA2" w:rsidRPr="00FD7466" w:rsidRDefault="00EF618C" w:rsidP="00FD7466">
            <w:pPr>
              <w:pStyle w:val="aff3"/>
            </w:pPr>
            <w:r w:rsidRPr="00FD7466">
              <w:rPr>
                <w:b/>
              </w:rPr>
              <w:t>@Type :</w:t>
            </w:r>
            <w:r>
              <w:t xml:space="preserve"> </w:t>
            </w:r>
            <w:r>
              <w:rPr>
                <w:rFonts w:hint="eastAsia"/>
              </w:rPr>
              <w:t>tinyint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0 : </w:t>
            </w:r>
            <w:r>
              <w:t>系統</w:t>
            </w:r>
            <w:r w:rsidR="00D41DA2">
              <w:t>群組</w:t>
            </w:r>
            <w:r w:rsidR="00D41DA2">
              <w:rPr>
                <w:rFonts w:hint="eastAsia"/>
              </w:rPr>
              <w:t>；</w:t>
            </w:r>
            <w:r w:rsidR="00D41DA2">
              <w:rPr>
                <w:rFonts w:hint="eastAsia"/>
              </w:rPr>
              <w:t xml:space="preserve">1 : </w:t>
            </w:r>
            <w:r>
              <w:rPr>
                <w:rFonts w:hint="eastAsia"/>
              </w:rPr>
              <w:t>自建</w:t>
            </w:r>
            <w:r w:rsidR="00D41DA2">
              <w:rPr>
                <w:rFonts w:hint="eastAsia"/>
              </w:rPr>
              <w:t>群組</w:t>
            </w:r>
          </w:p>
        </w:tc>
      </w:tr>
      <w:tr w:rsidR="0013078F" w:rsidRPr="00AA0A1C" w:rsidTr="00B5031B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13078F" w:rsidRDefault="0013078F" w:rsidP="00B5031B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輸出參數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13078F" w:rsidRPr="009217CE" w:rsidRDefault="00D41DA2" w:rsidP="00B5031B">
            <w:pPr>
              <w:pStyle w:val="aff3"/>
            </w:pPr>
            <w:r w:rsidRPr="00FD7466">
              <w:rPr>
                <w:rFonts w:hint="eastAsia"/>
                <w:b/>
              </w:rPr>
              <w:t xml:space="preserve">@NewGID : 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，新建群組的</w:t>
            </w:r>
            <w:r>
              <w:rPr>
                <w:rFonts w:hint="eastAsia"/>
              </w:rPr>
              <w:t>GID</w:t>
            </w:r>
          </w:p>
        </w:tc>
      </w:tr>
      <w:tr w:rsidR="0013078F" w:rsidRPr="00AA0A1C" w:rsidTr="00B5031B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13078F" w:rsidRDefault="0013078F" w:rsidP="00B5031B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範例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13078F" w:rsidRPr="009217CE" w:rsidRDefault="001157EB" w:rsidP="00B5031B">
            <w:pPr>
              <w:pStyle w:val="aff3"/>
            </w:pPr>
            <w:r>
              <w:rPr>
                <w:noProof/>
              </w:rPr>
              <w:drawing>
                <wp:inline distT="0" distB="0" distL="0" distR="0" wp14:anchorId="4590BB78" wp14:editId="5C74CC39">
                  <wp:extent cx="4105017" cy="1805049"/>
                  <wp:effectExtent l="0" t="0" r="0" b="0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7689" cy="1810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078F" w:rsidRPr="00DF61A5" w:rsidRDefault="0013078F" w:rsidP="00DF61A5"/>
    <w:p w:rsidR="00BD43DE" w:rsidRDefault="00BD43DE" w:rsidP="00DF61A5">
      <w:pPr>
        <w:pStyle w:val="3"/>
      </w:pPr>
      <w:r>
        <w:rPr>
          <w:rFonts w:hint="eastAsia"/>
        </w:rPr>
        <w:t>dbo.xps_deleteGroup</w:t>
      </w:r>
      <w:r w:rsidR="00EB4F42">
        <w:rPr>
          <w:rFonts w:hint="eastAsia"/>
        </w:rPr>
        <w:t>By</w:t>
      </w:r>
      <w:r w:rsidR="00EB4F42">
        <w:t>Mark</w:t>
      </w:r>
    </w:p>
    <w:p w:rsidR="00FC27A3" w:rsidRPr="00FD7466" w:rsidRDefault="00FC27A3" w:rsidP="00FD7466">
      <w:r>
        <w:rPr>
          <w:rFonts w:hint="eastAsia"/>
          <w:b/>
        </w:rPr>
        <w:t>邏輯</w:t>
      </w:r>
      <w:r w:rsidRPr="006716A1">
        <w:rPr>
          <w:b/>
        </w:rPr>
        <w:t>刪除</w:t>
      </w:r>
      <w:r>
        <w:rPr>
          <w:rFonts w:hint="eastAsia"/>
          <w:b/>
        </w:rPr>
        <w:t xml:space="preserve"> (</w:t>
      </w:r>
      <w:r>
        <w:rPr>
          <w:rFonts w:hint="eastAsia"/>
          <w:b/>
        </w:rPr>
        <w:t>標記刪除</w:t>
      </w:r>
      <w:r>
        <w:rPr>
          <w:rFonts w:hint="eastAsia"/>
          <w:b/>
        </w:rPr>
        <w:t>)</w:t>
      </w:r>
      <w:r>
        <w:rPr>
          <w:b/>
        </w:rPr>
        <w:t xml:space="preserve"> </w:t>
      </w:r>
      <w:r>
        <w:rPr>
          <w:rFonts w:hint="eastAsia"/>
        </w:rPr>
        <w:t>指定的</w:t>
      </w:r>
      <w:r>
        <w:t>Group</w:t>
      </w:r>
      <w:r>
        <w:rPr>
          <w:rFonts w:hint="eastAsia"/>
        </w:rPr>
        <w:t>，刪除</w:t>
      </w:r>
      <w:proofErr w:type="gramStart"/>
      <w:r>
        <w:rPr>
          <w:rFonts w:hint="eastAsia"/>
        </w:rPr>
        <w:t>後此群組</w:t>
      </w:r>
      <w:proofErr w:type="gramEnd"/>
      <w:r>
        <w:rPr>
          <w:rFonts w:hint="eastAsia"/>
        </w:rPr>
        <w:t>於</w:t>
      </w:r>
      <w:r>
        <w:rPr>
          <w:rFonts w:hint="eastAsia"/>
        </w:rPr>
        <w:t>Class</w:t>
      </w:r>
      <w:r>
        <w:rPr>
          <w:rFonts w:hint="eastAsia"/>
        </w:rPr>
        <w:t>中將不在有任何權限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205"/>
      </w:tblGrid>
      <w:tr w:rsidR="00FC27A3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FC27A3" w:rsidRPr="00AA0A1C" w:rsidRDefault="00FC27A3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函式</w:t>
            </w:r>
            <w:r w:rsidRPr="00AA0A1C">
              <w:rPr>
                <w:rFonts w:hint="eastAsia"/>
                <w:b/>
              </w:rPr>
              <w:t>名稱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FC27A3" w:rsidRPr="009217CE" w:rsidRDefault="00FC27A3" w:rsidP="00E4574F">
            <w:pPr>
              <w:pStyle w:val="aff3"/>
            </w:pPr>
            <w:r>
              <w:rPr>
                <w:rFonts w:hint="eastAsia"/>
              </w:rPr>
              <w:t>xps_</w:t>
            </w:r>
            <w:r w:rsidR="001157EB">
              <w:t>deleteGroupByMark</w:t>
            </w:r>
          </w:p>
        </w:tc>
      </w:tr>
      <w:tr w:rsidR="00FC27A3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FC27A3" w:rsidRDefault="00FC27A3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輸入參數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FC27A3" w:rsidRPr="00FB55CE" w:rsidRDefault="00FC27A3" w:rsidP="00C222BF">
            <w:pPr>
              <w:pStyle w:val="aff3"/>
            </w:pPr>
            <w:r w:rsidRPr="00C2112C">
              <w:rPr>
                <w:b/>
              </w:rPr>
              <w:t>@</w:t>
            </w:r>
            <w:r w:rsidR="001157EB">
              <w:rPr>
                <w:b/>
              </w:rPr>
              <w:t>GID</w:t>
            </w:r>
            <w:r w:rsidR="001157EB" w:rsidRPr="00C2112C">
              <w:rPr>
                <w:b/>
              </w:rPr>
              <w:t xml:space="preserve"> </w:t>
            </w:r>
            <w:r w:rsidRPr="00C2112C">
              <w:rPr>
                <w:b/>
              </w:rPr>
              <w:t>:</w:t>
            </w:r>
            <w:r>
              <w:rPr>
                <w:rFonts w:hint="eastAsia"/>
              </w:rPr>
              <w:t xml:space="preserve"> </w:t>
            </w:r>
            <w:r w:rsidR="001157EB">
              <w:t>int</w:t>
            </w:r>
            <w:r>
              <w:rPr>
                <w:rFonts w:hint="eastAsia"/>
              </w:rPr>
              <w:t>，要</w:t>
            </w:r>
            <w:r w:rsidR="001157EB">
              <w:rPr>
                <w:rFonts w:hint="eastAsia"/>
              </w:rPr>
              <w:t>刪除的</w:t>
            </w:r>
            <w:r w:rsidR="001157EB">
              <w:rPr>
                <w:rFonts w:hint="eastAsia"/>
              </w:rPr>
              <w:t>Group</w:t>
            </w:r>
            <w:r>
              <w:rPr>
                <w:rFonts w:hint="eastAsia"/>
              </w:rPr>
              <w:t>。</w:t>
            </w:r>
          </w:p>
        </w:tc>
      </w:tr>
      <w:tr w:rsidR="00FC27A3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FC27A3" w:rsidRDefault="00FC27A3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輸出參數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FC27A3" w:rsidRPr="009217CE" w:rsidRDefault="00FC27A3" w:rsidP="00C222BF">
            <w:pPr>
              <w:pStyle w:val="aff3"/>
            </w:pPr>
          </w:p>
        </w:tc>
      </w:tr>
      <w:tr w:rsidR="00FC27A3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FC27A3" w:rsidRDefault="00FC27A3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範例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FC27A3" w:rsidRPr="009217CE" w:rsidRDefault="001157EB" w:rsidP="00C222BF">
            <w:pPr>
              <w:pStyle w:val="aff3"/>
            </w:pPr>
            <w:r>
              <w:rPr>
                <w:noProof/>
              </w:rPr>
              <w:drawing>
                <wp:inline distT="0" distB="0" distL="0" distR="0" wp14:anchorId="07CB9A8D" wp14:editId="28F4BFA8">
                  <wp:extent cx="3485408" cy="1223792"/>
                  <wp:effectExtent l="0" t="0" r="0" b="0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915" cy="1228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27A3" w:rsidRPr="00FD7466" w:rsidRDefault="00FC27A3" w:rsidP="00FD7466"/>
    <w:p w:rsidR="00F67AE5" w:rsidRDefault="00CA0541" w:rsidP="00DF61A5">
      <w:pPr>
        <w:pStyle w:val="3"/>
      </w:pPr>
      <w:r>
        <w:rPr>
          <w:rFonts w:hint="eastAsia"/>
        </w:rPr>
        <w:t>dbo.xps_add</w:t>
      </w:r>
      <w:r>
        <w:t>NewMember</w:t>
      </w:r>
    </w:p>
    <w:p w:rsidR="006C2529" w:rsidRDefault="006C2529" w:rsidP="001E1FB8"/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205"/>
      </w:tblGrid>
      <w:tr w:rsidR="006C2529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6C2529" w:rsidRPr="00AA0A1C" w:rsidRDefault="006C2529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函式</w:t>
            </w:r>
            <w:r w:rsidRPr="00AA0A1C">
              <w:rPr>
                <w:rFonts w:hint="eastAsia"/>
                <w:b/>
              </w:rPr>
              <w:t>名稱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6C2529" w:rsidRPr="009217CE" w:rsidRDefault="006C2529" w:rsidP="001E1FB8">
            <w:pPr>
              <w:pStyle w:val="aff3"/>
            </w:pPr>
            <w:r>
              <w:rPr>
                <w:rFonts w:hint="eastAsia"/>
              </w:rPr>
              <w:t>xps_</w:t>
            </w:r>
            <w:r>
              <w:t>addNewMember</w:t>
            </w:r>
          </w:p>
        </w:tc>
      </w:tr>
      <w:tr w:rsidR="006C2529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6C2529" w:rsidRDefault="006C2529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輸入參數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6C2529" w:rsidRDefault="006C2529" w:rsidP="00C222BF">
            <w:pPr>
              <w:pStyle w:val="aff3"/>
            </w:pPr>
            <w:r w:rsidRPr="00C2112C">
              <w:rPr>
                <w:b/>
              </w:rPr>
              <w:t>@</w:t>
            </w:r>
            <w:r w:rsidR="007226E9">
              <w:rPr>
                <w:b/>
              </w:rPr>
              <w:t>Account</w:t>
            </w:r>
            <w:r w:rsidRPr="00C2112C">
              <w:rPr>
                <w:b/>
              </w:rPr>
              <w:t xml:space="preserve"> :</w:t>
            </w:r>
            <w:r>
              <w:rPr>
                <w:rFonts w:hint="eastAsia"/>
              </w:rPr>
              <w:t xml:space="preserve"> </w:t>
            </w:r>
            <w:r>
              <w:t>nvarchar(</w:t>
            </w:r>
            <w:r w:rsidR="007226E9">
              <w:t>100</w:t>
            </w:r>
            <w:r>
              <w:t>)</w:t>
            </w:r>
            <w:r>
              <w:rPr>
                <w:rFonts w:hint="eastAsia"/>
              </w:rPr>
              <w:t>，要新增的</w:t>
            </w:r>
            <w:r w:rsidR="007226E9">
              <w:rPr>
                <w:rFonts w:hint="eastAsia"/>
              </w:rPr>
              <w:t>帳號名稱</w:t>
            </w:r>
            <w:r>
              <w:rPr>
                <w:rFonts w:hint="eastAsia"/>
              </w:rPr>
              <w:t>。</w:t>
            </w:r>
          </w:p>
          <w:p w:rsidR="006C2529" w:rsidRDefault="007226E9" w:rsidP="00C222BF">
            <w:pPr>
              <w:pStyle w:val="aff3"/>
            </w:pPr>
            <w:r>
              <w:rPr>
                <w:rFonts w:hint="eastAsia"/>
                <w:b/>
              </w:rPr>
              <w:t>@Password</w:t>
            </w:r>
            <w:r w:rsidR="006C2529" w:rsidRPr="00FB55CE">
              <w:rPr>
                <w:rFonts w:hint="eastAsia"/>
                <w:b/>
              </w:rPr>
              <w:t xml:space="preserve"> :</w:t>
            </w:r>
            <w:r w:rsidR="006C2529">
              <w:rPr>
                <w:rFonts w:hint="eastAsia"/>
              </w:rPr>
              <w:t xml:space="preserve"> nvarchar(</w:t>
            </w:r>
            <w:r w:rsidR="001F0D1C">
              <w:rPr>
                <w:rFonts w:hint="eastAsia"/>
              </w:rPr>
              <w:t>256</w:t>
            </w:r>
            <w:r w:rsidR="006C2529">
              <w:rPr>
                <w:rFonts w:hint="eastAsia"/>
              </w:rPr>
              <w:t>)</w:t>
            </w:r>
            <w:r w:rsidR="006C2529">
              <w:rPr>
                <w:rFonts w:hint="eastAsia"/>
              </w:rPr>
              <w:t>，</w:t>
            </w:r>
            <w:r w:rsidR="001F0D1C">
              <w:rPr>
                <w:rFonts w:hint="eastAsia"/>
              </w:rPr>
              <w:t>欲設定的密碼</w:t>
            </w:r>
            <w:r w:rsidR="006C2529">
              <w:rPr>
                <w:rFonts w:hint="eastAsia"/>
              </w:rPr>
              <w:t>。</w:t>
            </w:r>
          </w:p>
          <w:p w:rsidR="006C2529" w:rsidRDefault="007226E9" w:rsidP="00C222BF">
            <w:pPr>
              <w:pStyle w:val="aff3"/>
            </w:pPr>
            <w:r>
              <w:rPr>
                <w:rFonts w:hint="eastAsia"/>
                <w:b/>
              </w:rPr>
              <w:t>@UserName</w:t>
            </w:r>
            <w:r w:rsidR="006C2529" w:rsidRPr="00FB55CE">
              <w:rPr>
                <w:rFonts w:hint="eastAsia"/>
                <w:b/>
              </w:rPr>
              <w:t xml:space="preserve"> :</w:t>
            </w:r>
            <w:r w:rsidR="006C2529">
              <w:rPr>
                <w:rFonts w:hint="eastAsia"/>
              </w:rPr>
              <w:t xml:space="preserve"> </w:t>
            </w:r>
            <w:r w:rsidR="001F0D1C">
              <w:rPr>
                <w:rFonts w:hint="eastAsia"/>
              </w:rPr>
              <w:t>nvarchar(</w:t>
            </w:r>
            <w:r w:rsidR="001C6CCA">
              <w:rPr>
                <w:rFonts w:hint="eastAsia"/>
              </w:rPr>
              <w:t>50</w:t>
            </w:r>
            <w:r w:rsidR="001F0D1C">
              <w:rPr>
                <w:rFonts w:hint="eastAsia"/>
              </w:rPr>
              <w:t>)</w:t>
            </w:r>
            <w:r w:rsidR="006C2529">
              <w:rPr>
                <w:rFonts w:hint="eastAsia"/>
              </w:rPr>
              <w:t>，</w:t>
            </w:r>
            <w:r w:rsidR="001F0D1C">
              <w:rPr>
                <w:rFonts w:hint="eastAsia"/>
              </w:rPr>
              <w:t>使用者名稱</w:t>
            </w:r>
          </w:p>
          <w:p w:rsidR="006C2529" w:rsidRDefault="007226E9" w:rsidP="00C222BF">
            <w:pPr>
              <w:pStyle w:val="aff3"/>
            </w:pPr>
            <w:r>
              <w:rPr>
                <w:b/>
              </w:rPr>
              <w:t>@EMail</w:t>
            </w:r>
            <w:r w:rsidR="006C2529" w:rsidRPr="00FB55CE">
              <w:rPr>
                <w:b/>
              </w:rPr>
              <w:t xml:space="preserve"> :</w:t>
            </w:r>
            <w:r w:rsidR="006C2529">
              <w:t xml:space="preserve"> </w:t>
            </w:r>
            <w:r w:rsidR="00BE5697">
              <w:t>nvarchar(256)</w:t>
            </w:r>
            <w:r w:rsidR="006C2529">
              <w:rPr>
                <w:rFonts w:hint="eastAsia"/>
              </w:rPr>
              <w:t>，</w:t>
            </w:r>
            <w:r w:rsidR="00BE5697">
              <w:t>EM</w:t>
            </w:r>
            <w:r w:rsidR="00BE5697">
              <w:rPr>
                <w:rFonts w:hint="eastAsia"/>
              </w:rPr>
              <w:t>ail</w:t>
            </w:r>
            <w:r w:rsidR="00BE5697">
              <w:rPr>
                <w:rFonts w:hint="eastAsia"/>
              </w:rPr>
              <w:t>帳號，可為</w:t>
            </w:r>
            <w:r w:rsidR="00BE5697">
              <w:rPr>
                <w:rFonts w:hint="eastAsia"/>
              </w:rPr>
              <w:t>null</w:t>
            </w:r>
          </w:p>
          <w:p w:rsidR="007226E9" w:rsidRDefault="007226E9" w:rsidP="00C222BF">
            <w:pPr>
              <w:pStyle w:val="aff3"/>
            </w:pPr>
            <w:r w:rsidRPr="001E1FB8">
              <w:rPr>
                <w:rFonts w:hint="eastAsia"/>
                <w:b/>
              </w:rPr>
              <w:t>@Sex :</w:t>
            </w:r>
            <w:r>
              <w:rPr>
                <w:rFonts w:hint="eastAsia"/>
              </w:rPr>
              <w:t xml:space="preserve"> bit</w:t>
            </w:r>
            <w:r w:rsidR="00BE5697">
              <w:rPr>
                <w:rFonts w:hint="eastAsia"/>
              </w:rPr>
              <w:t>，</w:t>
            </w:r>
          </w:p>
          <w:p w:rsidR="007226E9" w:rsidRDefault="007226E9" w:rsidP="00C222BF">
            <w:pPr>
              <w:pStyle w:val="aff3"/>
            </w:pPr>
            <w:r w:rsidRPr="001E1FB8">
              <w:rPr>
                <w:b/>
              </w:rPr>
              <w:t>@</w:t>
            </w:r>
            <w:proofErr w:type="gramStart"/>
            <w:r w:rsidRPr="001E1FB8">
              <w:rPr>
                <w:b/>
              </w:rPr>
              <w:t>Birthday :</w:t>
            </w:r>
            <w:proofErr w:type="gramEnd"/>
            <w:r>
              <w:t xml:space="preserve"> date,</w:t>
            </w:r>
          </w:p>
          <w:p w:rsidR="007226E9" w:rsidRDefault="007226E9" w:rsidP="00C222BF">
            <w:pPr>
              <w:pStyle w:val="aff3"/>
            </w:pPr>
            <w:r w:rsidRPr="001E1FB8">
              <w:rPr>
                <w:b/>
              </w:rPr>
              <w:t>@</w:t>
            </w:r>
            <w:proofErr w:type="gramStart"/>
            <w:r w:rsidRPr="001E1FB8">
              <w:rPr>
                <w:b/>
              </w:rPr>
              <w:t>Phone :</w:t>
            </w:r>
            <w:proofErr w:type="gramEnd"/>
            <w:r>
              <w:t xml:space="preserve"> nvarchar(100),</w:t>
            </w:r>
          </w:p>
          <w:p w:rsidR="007226E9" w:rsidRPr="00FB55CE" w:rsidRDefault="007226E9" w:rsidP="00C222BF">
            <w:pPr>
              <w:pStyle w:val="aff3"/>
            </w:pPr>
            <w:r w:rsidRPr="001E1FB8">
              <w:rPr>
                <w:b/>
              </w:rPr>
              <w:t>@</w:t>
            </w:r>
            <w:proofErr w:type="gramStart"/>
            <w:r w:rsidRPr="001E1FB8">
              <w:rPr>
                <w:b/>
              </w:rPr>
              <w:t>Address :</w:t>
            </w:r>
            <w:proofErr w:type="gramEnd"/>
            <w:r>
              <w:t xml:space="preserve"> nvarchar(256)</w:t>
            </w:r>
          </w:p>
        </w:tc>
      </w:tr>
      <w:tr w:rsidR="006C2529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6C2529" w:rsidRDefault="006C2529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輸出參數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6C2529" w:rsidRPr="009217CE" w:rsidRDefault="006C2529" w:rsidP="001E1FB8">
            <w:pPr>
              <w:pStyle w:val="aff3"/>
            </w:pPr>
            <w:r w:rsidRPr="00FB55CE">
              <w:rPr>
                <w:rFonts w:hint="eastAsia"/>
                <w:b/>
              </w:rPr>
              <w:t>@New</w:t>
            </w:r>
            <w:r w:rsidR="007226E9">
              <w:rPr>
                <w:b/>
              </w:rPr>
              <w:t>MID</w:t>
            </w:r>
            <w:r w:rsidRPr="00FB55CE">
              <w:rPr>
                <w:rFonts w:hint="eastAsia"/>
                <w:b/>
              </w:rPr>
              <w:t xml:space="preserve"> : 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，新建</w:t>
            </w:r>
            <w:r w:rsidR="00566DD2">
              <w:rPr>
                <w:rFonts w:hint="eastAsia"/>
              </w:rPr>
              <w:t>會員</w:t>
            </w:r>
            <w:r>
              <w:rPr>
                <w:rFonts w:hint="eastAsia"/>
              </w:rPr>
              <w:t>的</w:t>
            </w:r>
            <w:r w:rsidR="00566DD2">
              <w:t>M</w:t>
            </w:r>
            <w:r>
              <w:rPr>
                <w:rFonts w:hint="eastAsia"/>
              </w:rPr>
              <w:t>ID</w:t>
            </w:r>
          </w:p>
        </w:tc>
      </w:tr>
      <w:tr w:rsidR="006C2529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6C2529" w:rsidRDefault="006C2529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範例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6C2529" w:rsidRPr="009217CE" w:rsidRDefault="0012431A" w:rsidP="00C222BF">
            <w:pPr>
              <w:pStyle w:val="aff3"/>
            </w:pPr>
            <w:r>
              <w:rPr>
                <w:noProof/>
              </w:rPr>
              <w:drawing>
                <wp:inline distT="0" distB="0" distL="0" distR="0" wp14:anchorId="50695EDB" wp14:editId="7568D4B1">
                  <wp:extent cx="4837595" cy="1747718"/>
                  <wp:effectExtent l="0" t="0" r="0" b="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885" cy="1751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C2529" w:rsidRPr="001E1FB8" w:rsidRDefault="006C2529" w:rsidP="001E1FB8"/>
    <w:p w:rsidR="00CA0541" w:rsidRDefault="00CA0541" w:rsidP="00DF61A5">
      <w:pPr>
        <w:pStyle w:val="3"/>
      </w:pPr>
      <w:r>
        <w:rPr>
          <w:rFonts w:hint="eastAsia"/>
        </w:rPr>
        <w:t>d</w:t>
      </w:r>
      <w:r>
        <w:t>bo.xps_deleteMember</w:t>
      </w:r>
      <w:r w:rsidR="009C6D99">
        <w:t>B</w:t>
      </w:r>
      <w:r w:rsidR="009C6D99">
        <w:rPr>
          <w:rFonts w:hint="eastAsia"/>
        </w:rPr>
        <w:t>y</w:t>
      </w:r>
      <w:r w:rsidR="009C6D99">
        <w:t>Mark</w:t>
      </w:r>
    </w:p>
    <w:p w:rsidR="00A77E33" w:rsidRDefault="00A77E33" w:rsidP="00EE3EA5"/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205"/>
      </w:tblGrid>
      <w:tr w:rsidR="00A77E33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A77E33" w:rsidRPr="00AA0A1C" w:rsidRDefault="00A77E33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函式</w:t>
            </w:r>
            <w:r w:rsidRPr="00AA0A1C">
              <w:rPr>
                <w:rFonts w:hint="eastAsia"/>
                <w:b/>
              </w:rPr>
              <w:t>名稱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A77E33" w:rsidRPr="009217CE" w:rsidRDefault="00A77E33" w:rsidP="00C222BF">
            <w:pPr>
              <w:pStyle w:val="aff3"/>
            </w:pPr>
            <w:r>
              <w:rPr>
                <w:rFonts w:hint="eastAsia"/>
              </w:rPr>
              <w:t>xps_deleteMemberByMark</w:t>
            </w:r>
          </w:p>
        </w:tc>
      </w:tr>
      <w:tr w:rsidR="00A77E33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A77E33" w:rsidRDefault="00A77E33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輸入參數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A77E33" w:rsidRPr="00FB55CE" w:rsidRDefault="00A77E33">
            <w:pPr>
              <w:pStyle w:val="aff3"/>
            </w:pPr>
            <w:r w:rsidRPr="00C2112C">
              <w:rPr>
                <w:b/>
              </w:rPr>
              <w:t>@</w:t>
            </w:r>
            <w:r w:rsidR="00F9465C">
              <w:rPr>
                <w:b/>
              </w:rPr>
              <w:t>MID</w:t>
            </w:r>
            <w:r w:rsidRPr="00C2112C">
              <w:rPr>
                <w:b/>
              </w:rPr>
              <w:t xml:space="preserve"> :</w:t>
            </w:r>
            <w:r>
              <w:rPr>
                <w:rFonts w:hint="eastAsia"/>
              </w:rPr>
              <w:t xml:space="preserve"> </w:t>
            </w:r>
            <w:r w:rsidR="00F9465C">
              <w:t>int</w:t>
            </w:r>
            <w:r>
              <w:rPr>
                <w:rFonts w:hint="eastAsia"/>
              </w:rPr>
              <w:t>，要</w:t>
            </w:r>
            <w:r w:rsidR="00F9465C">
              <w:rPr>
                <w:rFonts w:hint="eastAsia"/>
              </w:rPr>
              <w:t>進行邏輯刪除的</w:t>
            </w:r>
            <w:r w:rsidR="00F9465C">
              <w:rPr>
                <w:rFonts w:hint="eastAsia"/>
              </w:rPr>
              <w:t>MID</w:t>
            </w:r>
            <w:r>
              <w:rPr>
                <w:rFonts w:hint="eastAsia"/>
              </w:rPr>
              <w:t>。</w:t>
            </w:r>
          </w:p>
        </w:tc>
      </w:tr>
      <w:tr w:rsidR="00A77E33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A77E33" w:rsidRDefault="00A77E33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輸出參數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A77E33" w:rsidRPr="009217CE" w:rsidRDefault="00A77E33" w:rsidP="00C222BF">
            <w:pPr>
              <w:pStyle w:val="aff3"/>
            </w:pPr>
          </w:p>
        </w:tc>
      </w:tr>
      <w:tr w:rsidR="00A77E33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A77E33" w:rsidRDefault="00A77E33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範例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A77E33" w:rsidRPr="009217CE" w:rsidRDefault="0012431A" w:rsidP="00C222BF">
            <w:pPr>
              <w:pStyle w:val="aff3"/>
            </w:pPr>
            <w:r>
              <w:rPr>
                <w:noProof/>
              </w:rPr>
              <w:drawing>
                <wp:inline distT="0" distB="0" distL="0" distR="0" wp14:anchorId="51B48209" wp14:editId="14ED774D">
                  <wp:extent cx="4706966" cy="1145730"/>
                  <wp:effectExtent l="0" t="0" r="0" b="0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326" cy="1148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7E33" w:rsidRDefault="00A77E33" w:rsidP="00EE3EA5"/>
    <w:p w:rsidR="00193127" w:rsidRDefault="00193127">
      <w:pPr>
        <w:pStyle w:val="3"/>
      </w:pPr>
      <w:r>
        <w:rPr>
          <w:rFonts w:hint="eastAsia"/>
        </w:rPr>
        <w:t>d</w:t>
      </w:r>
      <w:r>
        <w:t>bo.xps_</w:t>
      </w:r>
      <w:r w:rsidR="00923EC9">
        <w:t>updateMember_ValidStatus</w:t>
      </w:r>
    </w:p>
    <w:p w:rsidR="00923EC9" w:rsidRDefault="00923EC9" w:rsidP="00EE3EA5"/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205"/>
      </w:tblGrid>
      <w:tr w:rsidR="00115DE0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115DE0" w:rsidRPr="00AA0A1C" w:rsidRDefault="00115DE0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函式</w:t>
            </w:r>
            <w:r w:rsidRPr="00AA0A1C">
              <w:rPr>
                <w:rFonts w:hint="eastAsia"/>
                <w:b/>
              </w:rPr>
              <w:t>名稱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115DE0" w:rsidRPr="009217CE" w:rsidRDefault="00115DE0" w:rsidP="00C222BF">
            <w:pPr>
              <w:pStyle w:val="aff3"/>
            </w:pPr>
            <w:r>
              <w:rPr>
                <w:rFonts w:hint="eastAsia"/>
              </w:rPr>
              <w:t>xps_updateMember_ValidStaus</w:t>
            </w:r>
          </w:p>
        </w:tc>
      </w:tr>
      <w:tr w:rsidR="00115DE0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115DE0" w:rsidRDefault="00115DE0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輸入參數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115DE0" w:rsidRDefault="00115DE0">
            <w:pPr>
              <w:pStyle w:val="aff3"/>
            </w:pPr>
            <w:r w:rsidRPr="00C2112C">
              <w:rPr>
                <w:b/>
              </w:rPr>
              <w:t>@</w:t>
            </w:r>
            <w:r>
              <w:rPr>
                <w:b/>
              </w:rPr>
              <w:t>MID</w:t>
            </w:r>
            <w:r w:rsidRPr="00C2112C">
              <w:rPr>
                <w:b/>
              </w:rPr>
              <w:t xml:space="preserve"> :</w:t>
            </w:r>
            <w:r>
              <w:rPr>
                <w:rFonts w:hint="eastAsia"/>
              </w:rPr>
              <w:t xml:space="preserve"> </w:t>
            </w:r>
            <w:r>
              <w:t>int</w:t>
            </w:r>
            <w:r>
              <w:rPr>
                <w:rFonts w:hint="eastAsia"/>
              </w:rPr>
              <w:t>，</w:t>
            </w:r>
            <w:r w:rsidR="000B526E">
              <w:rPr>
                <w:rFonts w:hint="eastAsia"/>
              </w:rPr>
              <w:t>指定的</w:t>
            </w:r>
            <w:r>
              <w:rPr>
                <w:rFonts w:hint="eastAsia"/>
              </w:rPr>
              <w:t>MID</w:t>
            </w:r>
            <w:r>
              <w:rPr>
                <w:rFonts w:hint="eastAsia"/>
              </w:rPr>
              <w:t>。</w:t>
            </w:r>
          </w:p>
          <w:p w:rsidR="000B526E" w:rsidRPr="000B526E" w:rsidRDefault="000B526E">
            <w:pPr>
              <w:pStyle w:val="aff3"/>
            </w:pPr>
            <w:r w:rsidRPr="00EE3EA5">
              <w:rPr>
                <w:b/>
              </w:rPr>
              <w:t xml:space="preserve">@Valid : </w:t>
            </w:r>
            <w:r>
              <w:t>bit</w:t>
            </w:r>
            <w:r>
              <w:rPr>
                <w:rFonts w:hint="eastAsia"/>
              </w:rPr>
              <w:t>，</w:t>
            </w:r>
            <w:r w:rsidR="00DA35A9">
              <w:rPr>
                <w:rFonts w:hint="eastAsia"/>
              </w:rPr>
              <w:t>1</w:t>
            </w:r>
            <w:r w:rsidR="00DA35A9">
              <w:rPr>
                <w:rFonts w:hint="eastAsia"/>
              </w:rPr>
              <w:t>：有效，可登入；</w:t>
            </w:r>
            <w:r w:rsidR="00DA35A9">
              <w:rPr>
                <w:rFonts w:hint="eastAsia"/>
              </w:rPr>
              <w:t>0</w:t>
            </w:r>
            <w:r w:rsidR="00DA35A9">
              <w:rPr>
                <w:rFonts w:hint="eastAsia"/>
              </w:rPr>
              <w:t>：無效</w:t>
            </w:r>
            <w:r w:rsidR="00DA35A9">
              <w:rPr>
                <w:rFonts w:hint="eastAsia"/>
              </w:rPr>
              <w:t xml:space="preserve"> (</w:t>
            </w:r>
            <w:r w:rsidR="00DA35A9">
              <w:rPr>
                <w:rFonts w:hint="eastAsia"/>
              </w:rPr>
              <w:t>停用</w:t>
            </w:r>
            <w:r w:rsidR="00DA35A9">
              <w:rPr>
                <w:rFonts w:hint="eastAsia"/>
              </w:rPr>
              <w:t>)</w:t>
            </w:r>
            <w:r w:rsidR="00DA35A9">
              <w:rPr>
                <w:rFonts w:hint="eastAsia"/>
              </w:rPr>
              <w:t>，禁止登入；</w:t>
            </w:r>
            <w:r w:rsidR="00DA35A9">
              <w:rPr>
                <w:rFonts w:hint="eastAsia"/>
              </w:rPr>
              <w:t>null</w:t>
            </w:r>
            <w:r w:rsidR="00DA35A9">
              <w:rPr>
                <w:rFonts w:hint="eastAsia"/>
              </w:rPr>
              <w:t>：尚未開通</w:t>
            </w:r>
          </w:p>
        </w:tc>
      </w:tr>
      <w:tr w:rsidR="00115DE0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115DE0" w:rsidRDefault="00115DE0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輸出參數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115DE0" w:rsidRPr="009217CE" w:rsidRDefault="00115DE0" w:rsidP="00C222BF">
            <w:pPr>
              <w:pStyle w:val="aff3"/>
            </w:pPr>
          </w:p>
        </w:tc>
      </w:tr>
      <w:tr w:rsidR="00115DE0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115DE0" w:rsidRDefault="00115DE0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範例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115DE0" w:rsidRPr="009217CE" w:rsidRDefault="0012431A" w:rsidP="00C222BF">
            <w:pPr>
              <w:pStyle w:val="aff3"/>
            </w:pPr>
            <w:r>
              <w:rPr>
                <w:noProof/>
              </w:rPr>
              <w:drawing>
                <wp:inline distT="0" distB="0" distL="0" distR="0" wp14:anchorId="75068B41" wp14:editId="171924FE">
                  <wp:extent cx="4594151" cy="1369475"/>
                  <wp:effectExtent l="0" t="0" r="0" b="0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7889" cy="137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23EC9" w:rsidRDefault="00923EC9" w:rsidP="00EE3EA5"/>
    <w:p w:rsidR="00C10292" w:rsidRDefault="00C10292">
      <w:pPr>
        <w:pStyle w:val="3"/>
      </w:pPr>
      <w:r>
        <w:rPr>
          <w:rFonts w:hint="eastAsia"/>
        </w:rPr>
        <w:t>d</w:t>
      </w:r>
      <w:r>
        <w:t>bo.xps_addGM</w:t>
      </w:r>
    </w:p>
    <w:p w:rsidR="00C10292" w:rsidRDefault="00DB2081" w:rsidP="00EE3EA5">
      <w:r>
        <w:t>將</w:t>
      </w:r>
      <w:r>
        <w:rPr>
          <w:rFonts w:hint="eastAsia"/>
        </w:rPr>
        <w:t>會員加入至指定的群組中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205"/>
      </w:tblGrid>
      <w:tr w:rsidR="00C10292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C10292" w:rsidRPr="00AA0A1C" w:rsidRDefault="00C10292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函式</w:t>
            </w:r>
            <w:r w:rsidRPr="00AA0A1C">
              <w:rPr>
                <w:rFonts w:hint="eastAsia"/>
                <w:b/>
              </w:rPr>
              <w:t>名稱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C10292" w:rsidRPr="009217CE" w:rsidRDefault="00C10292">
            <w:pPr>
              <w:pStyle w:val="aff3"/>
            </w:pPr>
            <w:r>
              <w:rPr>
                <w:rFonts w:hint="eastAsia"/>
              </w:rPr>
              <w:t>xps_addGM</w:t>
            </w:r>
          </w:p>
        </w:tc>
      </w:tr>
      <w:tr w:rsidR="00C10292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C10292" w:rsidRDefault="00C10292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輸入參數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C10292" w:rsidRDefault="00C10292" w:rsidP="00C222BF">
            <w:pPr>
              <w:pStyle w:val="aff3"/>
            </w:pPr>
            <w:r w:rsidRPr="00C2112C">
              <w:rPr>
                <w:b/>
              </w:rPr>
              <w:t>@</w:t>
            </w:r>
            <w:r>
              <w:rPr>
                <w:b/>
              </w:rPr>
              <w:t>MID</w:t>
            </w:r>
            <w:r w:rsidRPr="00C2112C">
              <w:rPr>
                <w:b/>
              </w:rPr>
              <w:t xml:space="preserve"> :</w:t>
            </w:r>
            <w:r>
              <w:rPr>
                <w:rFonts w:hint="eastAsia"/>
              </w:rPr>
              <w:t xml:space="preserve"> </w:t>
            </w:r>
            <w:r>
              <w:t>int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Member.MID</w:t>
            </w:r>
            <w:r>
              <w:rPr>
                <w:rFonts w:hint="eastAsia"/>
              </w:rPr>
              <w:t>。</w:t>
            </w:r>
          </w:p>
          <w:p w:rsidR="00C10292" w:rsidRDefault="00C10292" w:rsidP="00C222BF">
            <w:pPr>
              <w:pStyle w:val="aff3"/>
            </w:pPr>
            <w:r w:rsidRPr="00EE3EA5">
              <w:rPr>
                <w:b/>
              </w:rPr>
              <w:t>@GID :</w:t>
            </w:r>
            <w:r>
              <w:rPr>
                <w:rFonts w:hint="eastAsia"/>
              </w:rPr>
              <w:t xml:space="preserve"> </w:t>
            </w:r>
            <w:r>
              <w:t>int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Groups.GID</w:t>
            </w:r>
          </w:p>
          <w:p w:rsidR="00C10292" w:rsidRDefault="00C10292" w:rsidP="00C222BF">
            <w:pPr>
              <w:pStyle w:val="aff3"/>
            </w:pPr>
            <w:r w:rsidRPr="00EE3EA5">
              <w:rPr>
                <w:b/>
              </w:rPr>
              <w:t>@Role :</w:t>
            </w:r>
            <w:r>
              <w:t xml:space="preserve"> </w:t>
            </w:r>
            <w:r w:rsidRPr="00DF0533">
              <w:rPr>
                <w:rFonts w:hint="eastAsia"/>
              </w:rPr>
              <w:t>使用者在群組中的角色，目前有</w:t>
            </w:r>
            <w:r w:rsidRPr="00DF0533">
              <w:rPr>
                <w:rFonts w:hint="eastAsia"/>
              </w:rPr>
              <w:t>0</w:t>
            </w:r>
            <w:r>
              <w:rPr>
                <w:rFonts w:hint="eastAsia"/>
              </w:rPr>
              <w:t xml:space="preserve"> = </w:t>
            </w:r>
            <w:r w:rsidRPr="00DF0533">
              <w:rPr>
                <w:rFonts w:hint="eastAsia"/>
              </w:rPr>
              <w:t>Owner</w:t>
            </w:r>
            <w:r w:rsidR="0012431A">
              <w:rPr>
                <w:rFonts w:hint="eastAsia"/>
              </w:rPr>
              <w:t>、</w:t>
            </w:r>
            <w:r w:rsidRPr="00DF0533">
              <w:rPr>
                <w:rFonts w:hint="eastAsia"/>
              </w:rPr>
              <w:t>1</w:t>
            </w:r>
            <w:r>
              <w:t xml:space="preserve"> </w:t>
            </w:r>
            <w:r>
              <w:rPr>
                <w:rFonts w:hint="eastAsia"/>
              </w:rPr>
              <w:t xml:space="preserve">= </w:t>
            </w:r>
            <w:r w:rsidRPr="00DF0533">
              <w:rPr>
                <w:rFonts w:hint="eastAsia"/>
              </w:rPr>
              <w:t>Manager</w:t>
            </w:r>
            <w:r w:rsidRPr="00DF0533">
              <w:rPr>
                <w:rFonts w:hint="eastAsia"/>
              </w:rPr>
              <w:t>，</w:t>
            </w:r>
            <w:r w:rsidRPr="00DF0533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 = </w:t>
            </w:r>
            <w:r w:rsidRPr="00DF0533">
              <w:rPr>
                <w:rFonts w:hint="eastAsia"/>
              </w:rPr>
              <w:t>成員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Default = 2</w:t>
            </w:r>
          </w:p>
          <w:p w:rsidR="00C10292" w:rsidRDefault="00C10292">
            <w:pPr>
              <w:pStyle w:val="aff3"/>
            </w:pPr>
            <w:r w:rsidRPr="00FB55CE">
              <w:rPr>
                <w:rFonts w:hint="eastAsia"/>
                <w:b/>
              </w:rPr>
              <w:t>@</w:t>
            </w:r>
            <w:r>
              <w:rPr>
                <w:b/>
              </w:rPr>
              <w:t>Type</w:t>
            </w:r>
            <w:r w:rsidRPr="00FB55CE">
              <w:rPr>
                <w:rFonts w:hint="eastAsia"/>
                <w:b/>
              </w:rPr>
              <w:t xml:space="preserve"> : </w:t>
            </w:r>
            <w:r>
              <w:t>bit</w:t>
            </w:r>
            <w:r>
              <w:rPr>
                <w:rFonts w:hint="eastAsia"/>
              </w:rPr>
              <w:t>，</w:t>
            </w:r>
            <w:r w:rsidR="00C15D1D" w:rsidRPr="00C15D1D">
              <w:rPr>
                <w:rFonts w:hint="eastAsia"/>
              </w:rPr>
              <w:t>該關係的類型</w:t>
            </w:r>
            <w:r w:rsidR="00C15D1D">
              <w:rPr>
                <w:rFonts w:hint="eastAsia"/>
              </w:rPr>
              <w:t>，</w:t>
            </w:r>
            <w:r>
              <w:rPr>
                <w:rFonts w:hint="eastAsia"/>
              </w:rPr>
              <w:t>1</w:t>
            </w:r>
            <w:r w:rsidR="00C15D1D">
              <w:t xml:space="preserve"> </w:t>
            </w:r>
            <w:r w:rsidR="00C15D1D">
              <w:rPr>
                <w:rFonts w:hint="eastAsia"/>
              </w:rPr>
              <w:t>=</w:t>
            </w:r>
            <w:r w:rsidR="00C15D1D">
              <w:t xml:space="preserve"> </w:t>
            </w:r>
            <w:r>
              <w:rPr>
                <w:rFonts w:hint="eastAsia"/>
              </w:rPr>
              <w:t>有效，可登入</w:t>
            </w:r>
            <w:r w:rsidR="00D61A9C">
              <w:rPr>
                <w:rFonts w:hint="eastAsia"/>
              </w:rPr>
              <w:t>、</w:t>
            </w:r>
            <w:r>
              <w:rPr>
                <w:rFonts w:hint="eastAsia"/>
              </w:rPr>
              <w:t>0</w:t>
            </w:r>
            <w:r w:rsidR="00C15D1D">
              <w:rPr>
                <w:rFonts w:hint="eastAsia"/>
              </w:rPr>
              <w:t xml:space="preserve"> </w:t>
            </w:r>
            <w:r w:rsidR="00C15D1D">
              <w:t xml:space="preserve">= </w:t>
            </w:r>
            <w:r>
              <w:rPr>
                <w:rFonts w:hint="eastAsia"/>
              </w:rPr>
              <w:t>無效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停用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，禁止登入</w:t>
            </w:r>
            <w:r w:rsidR="00D61A9C">
              <w:rPr>
                <w:rFonts w:hint="eastAsia"/>
              </w:rPr>
              <w:t>、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：尚未開通</w:t>
            </w:r>
            <w:r w:rsidR="00C15D1D">
              <w:rPr>
                <w:rFonts w:hint="eastAsia"/>
              </w:rPr>
              <w:t>。</w:t>
            </w:r>
            <w:r w:rsidR="00C15D1D">
              <w:rPr>
                <w:rFonts w:hint="eastAsia"/>
              </w:rPr>
              <w:t>Default = 1</w:t>
            </w:r>
          </w:p>
          <w:p w:rsidR="00C15D1D" w:rsidRPr="00FB55CE" w:rsidRDefault="00C15D1D">
            <w:pPr>
              <w:pStyle w:val="aff3"/>
            </w:pPr>
            <w:r w:rsidRPr="00EE3EA5">
              <w:rPr>
                <w:b/>
              </w:rPr>
              <w:t>@Status :</w:t>
            </w:r>
            <w:r>
              <w:t xml:space="preserve"> bit</w:t>
            </w:r>
            <w:r>
              <w:rPr>
                <w:rFonts w:hint="eastAsia"/>
              </w:rPr>
              <w:t>，</w:t>
            </w:r>
            <w:r w:rsidRPr="00C15D1D">
              <w:rPr>
                <w:rFonts w:hint="eastAsia"/>
              </w:rPr>
              <w:t>該關係的狀態</w:t>
            </w:r>
            <w:r w:rsidR="00CE0831">
              <w:rPr>
                <w:rFonts w:hint="eastAsia"/>
              </w:rPr>
              <w:t>，</w:t>
            </w:r>
            <w:r w:rsidR="00CE0831" w:rsidRPr="00CE0831">
              <w:rPr>
                <w:rFonts w:hint="eastAsia"/>
              </w:rPr>
              <w:t>0</w:t>
            </w:r>
            <w:r w:rsidR="00CE0831" w:rsidRPr="00CE0831">
              <w:rPr>
                <w:rFonts w:hint="eastAsia"/>
              </w:rPr>
              <w:t>為申請中、</w:t>
            </w:r>
            <w:r w:rsidR="00CE0831" w:rsidRPr="00CE0831">
              <w:rPr>
                <w:rFonts w:hint="eastAsia"/>
              </w:rPr>
              <w:t>1</w:t>
            </w:r>
            <w:r w:rsidR="00CE0831" w:rsidRPr="00CE0831">
              <w:rPr>
                <w:rFonts w:hint="eastAsia"/>
              </w:rPr>
              <w:t>為正常、</w:t>
            </w:r>
            <w:r w:rsidR="00CE0831" w:rsidRPr="00CE0831">
              <w:rPr>
                <w:rFonts w:hint="eastAsia"/>
              </w:rPr>
              <w:t>null</w:t>
            </w:r>
            <w:r w:rsidR="00CE0831" w:rsidRPr="00CE0831">
              <w:rPr>
                <w:rFonts w:hint="eastAsia"/>
              </w:rPr>
              <w:t>為過期使用者</w:t>
            </w:r>
            <w:r w:rsidR="00CE0831">
              <w:rPr>
                <w:rFonts w:hint="eastAsia"/>
              </w:rPr>
              <w:t>。</w:t>
            </w:r>
            <w:r w:rsidR="00CE0831">
              <w:rPr>
                <w:rFonts w:hint="eastAsia"/>
              </w:rPr>
              <w:t>Default = 0</w:t>
            </w:r>
          </w:p>
        </w:tc>
      </w:tr>
      <w:tr w:rsidR="00C10292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C10292" w:rsidRDefault="00C10292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輸出參數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C10292" w:rsidRPr="009217CE" w:rsidRDefault="00C10292" w:rsidP="00C222BF">
            <w:pPr>
              <w:pStyle w:val="aff3"/>
            </w:pPr>
          </w:p>
        </w:tc>
      </w:tr>
      <w:tr w:rsidR="00C10292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C10292" w:rsidRDefault="00C10292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範例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C10292" w:rsidRPr="009217CE" w:rsidRDefault="00716895" w:rsidP="00C222BF">
            <w:pPr>
              <w:pStyle w:val="aff3"/>
            </w:pPr>
            <w:r>
              <w:rPr>
                <w:noProof/>
              </w:rPr>
              <w:drawing>
                <wp:inline distT="0" distB="0" distL="0" distR="0" wp14:anchorId="3AACD8CC" wp14:editId="1405F09D">
                  <wp:extent cx="4697086" cy="938150"/>
                  <wp:effectExtent l="0" t="0" r="0" b="0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880" cy="947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0292" w:rsidRDefault="00C10292" w:rsidP="00EE3EA5"/>
    <w:p w:rsidR="00DB2081" w:rsidRDefault="00DB2081">
      <w:pPr>
        <w:pStyle w:val="3"/>
      </w:pPr>
      <w:r>
        <w:rPr>
          <w:rFonts w:hint="eastAsia"/>
        </w:rPr>
        <w:lastRenderedPageBreak/>
        <w:t>d</w:t>
      </w:r>
      <w:r>
        <w:t>bo.xps_deleteGM</w:t>
      </w:r>
    </w:p>
    <w:p w:rsidR="00DB2081" w:rsidRDefault="00DB2081" w:rsidP="00EE3EA5">
      <w:r w:rsidRPr="006C0F91">
        <w:rPr>
          <w:rFonts w:hint="eastAsia"/>
          <w:b/>
        </w:rPr>
        <w:t>實際刪除</w:t>
      </w:r>
      <w:r>
        <w:rPr>
          <w:rFonts w:hint="eastAsia"/>
        </w:rPr>
        <w:t xml:space="preserve">GM </w:t>
      </w:r>
      <w:r>
        <w:t>Tuple</w:t>
      </w:r>
      <w:r w:rsidR="006C0F91">
        <w:rPr>
          <w:rFonts w:hint="eastAsia"/>
        </w:rPr>
        <w:t>。</w:t>
      </w:r>
    </w:p>
    <w:p w:rsidR="006C0F91" w:rsidRPr="00EE3EA5" w:rsidRDefault="006C0F91" w:rsidP="00EE3EA5">
      <w:r>
        <w:t>此</w:t>
      </w:r>
      <w:r>
        <w:rPr>
          <w:rFonts w:hint="eastAsia"/>
        </w:rPr>
        <w:t>Stored Procedure</w:t>
      </w:r>
      <w:r>
        <w:rPr>
          <w:rFonts w:hint="eastAsia"/>
        </w:rPr>
        <w:t>是將指定的</w:t>
      </w:r>
      <w:r>
        <w:t xml:space="preserve">GM </w:t>
      </w:r>
      <w:r>
        <w:rPr>
          <w:rFonts w:hint="eastAsia"/>
        </w:rPr>
        <w:t>Tuple</w:t>
      </w:r>
      <w:r>
        <w:rPr>
          <w:rFonts w:hint="eastAsia"/>
        </w:rPr>
        <w:t>做</w:t>
      </w:r>
      <w:r w:rsidRPr="00C12A50">
        <w:rPr>
          <w:rFonts w:hint="eastAsia"/>
          <w:b/>
        </w:rPr>
        <w:t>實際</w:t>
      </w:r>
      <w:r w:rsidRPr="00C12A50">
        <w:rPr>
          <w:b/>
        </w:rPr>
        <w:t>刪除</w:t>
      </w:r>
      <w:r>
        <w:t>的動作</w:t>
      </w:r>
      <w:r>
        <w:rPr>
          <w:rFonts w:hint="eastAsia"/>
        </w:rPr>
        <w:t>，</w:t>
      </w:r>
      <w:r>
        <w:t>資料庫將不再存在此</w:t>
      </w:r>
      <w:r>
        <w:t>Tuple</w:t>
      </w:r>
      <w:r>
        <w:rPr>
          <w:rFonts w:hint="eastAsia"/>
        </w:rPr>
        <w:t>，</w:t>
      </w:r>
      <w:r w:rsidRPr="00C12A50">
        <w:rPr>
          <w:b/>
        </w:rPr>
        <w:t>請小心使用</w:t>
      </w:r>
      <w:r w:rsidRPr="00C12A50">
        <w:rPr>
          <w:rFonts w:hint="eastAsia"/>
          <w:b/>
        </w:rPr>
        <w:t>。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205"/>
      </w:tblGrid>
      <w:tr w:rsidR="00DB2081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DB2081" w:rsidRPr="00AA0A1C" w:rsidRDefault="00DB2081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函式</w:t>
            </w:r>
            <w:r w:rsidRPr="00AA0A1C">
              <w:rPr>
                <w:rFonts w:hint="eastAsia"/>
                <w:b/>
              </w:rPr>
              <w:t>名稱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DB2081" w:rsidRPr="009217CE" w:rsidRDefault="00DB2081" w:rsidP="00C222BF">
            <w:pPr>
              <w:pStyle w:val="aff3"/>
            </w:pPr>
            <w:r>
              <w:rPr>
                <w:rFonts w:hint="eastAsia"/>
              </w:rPr>
              <w:t>xps_</w:t>
            </w:r>
            <w:r w:rsidR="006C0F91">
              <w:rPr>
                <w:rFonts w:hint="eastAsia"/>
              </w:rPr>
              <w:t>delete</w:t>
            </w:r>
            <w:r>
              <w:rPr>
                <w:rFonts w:hint="eastAsia"/>
              </w:rPr>
              <w:t>GM</w:t>
            </w:r>
          </w:p>
        </w:tc>
      </w:tr>
      <w:tr w:rsidR="00DB2081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DB2081" w:rsidRDefault="00DB2081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輸入參數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DB2081" w:rsidRDefault="00DB2081" w:rsidP="00C222BF">
            <w:pPr>
              <w:pStyle w:val="aff3"/>
            </w:pPr>
            <w:r w:rsidRPr="00C2112C">
              <w:rPr>
                <w:b/>
              </w:rPr>
              <w:t>@</w:t>
            </w:r>
            <w:r>
              <w:rPr>
                <w:b/>
              </w:rPr>
              <w:t>MID</w:t>
            </w:r>
            <w:r w:rsidRPr="00C2112C">
              <w:rPr>
                <w:b/>
              </w:rPr>
              <w:t xml:space="preserve"> :</w:t>
            </w:r>
            <w:r>
              <w:rPr>
                <w:rFonts w:hint="eastAsia"/>
              </w:rPr>
              <w:t xml:space="preserve"> </w:t>
            </w:r>
            <w:r>
              <w:t>int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Member.MID</w:t>
            </w:r>
            <w:r>
              <w:rPr>
                <w:rFonts w:hint="eastAsia"/>
              </w:rPr>
              <w:t>。</w:t>
            </w:r>
          </w:p>
          <w:p w:rsidR="00DB2081" w:rsidRPr="00FB55CE" w:rsidRDefault="00DB2081" w:rsidP="00C222BF">
            <w:pPr>
              <w:pStyle w:val="aff3"/>
            </w:pPr>
            <w:r w:rsidRPr="00FB55CE">
              <w:rPr>
                <w:rFonts w:hint="eastAsia"/>
                <w:b/>
              </w:rPr>
              <w:t>@GID :</w:t>
            </w:r>
            <w:r>
              <w:rPr>
                <w:rFonts w:hint="eastAsia"/>
              </w:rPr>
              <w:t xml:space="preserve"> </w:t>
            </w:r>
            <w:r>
              <w:t>int</w:t>
            </w:r>
            <w:r>
              <w:rPr>
                <w:rFonts w:hint="eastAsia"/>
              </w:rPr>
              <w:t>，</w:t>
            </w:r>
            <w:r w:rsidR="002661EA">
              <w:rPr>
                <w:rFonts w:hint="eastAsia"/>
              </w:rPr>
              <w:t>Groups.GID</w:t>
            </w:r>
          </w:p>
        </w:tc>
      </w:tr>
      <w:tr w:rsidR="00DB2081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DB2081" w:rsidRDefault="00DB2081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輸出參數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DB2081" w:rsidRPr="009217CE" w:rsidRDefault="00DB2081" w:rsidP="00C222BF">
            <w:pPr>
              <w:pStyle w:val="aff3"/>
            </w:pPr>
          </w:p>
        </w:tc>
      </w:tr>
      <w:tr w:rsidR="00DB2081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DB2081" w:rsidRDefault="00DB2081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範例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DB2081" w:rsidRPr="009217CE" w:rsidRDefault="00D758D8" w:rsidP="00C222BF">
            <w:pPr>
              <w:pStyle w:val="aff3"/>
            </w:pPr>
            <w:r>
              <w:rPr>
                <w:noProof/>
              </w:rPr>
              <w:drawing>
                <wp:inline distT="0" distB="0" distL="0" distR="0" wp14:anchorId="454C0696" wp14:editId="10A58807">
                  <wp:extent cx="4671606" cy="1733797"/>
                  <wp:effectExtent l="0" t="0" r="0" b="0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5964" cy="1739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B2081" w:rsidRPr="00EE3EA5" w:rsidRDefault="00DB2081" w:rsidP="00EE3EA5"/>
    <w:p w:rsidR="009121B0" w:rsidRDefault="009121B0">
      <w:pPr>
        <w:widowControl/>
        <w:rPr>
          <w:rFonts w:cs="Times New Roman"/>
          <w:b/>
          <w:kern w:val="28"/>
          <w:sz w:val="28"/>
          <w:szCs w:val="20"/>
        </w:rPr>
      </w:pPr>
      <w:r>
        <w:br w:type="page"/>
      </w:r>
    </w:p>
    <w:p w:rsidR="007867E2" w:rsidRDefault="0053687B" w:rsidP="00B305FC">
      <w:pPr>
        <w:pStyle w:val="1"/>
      </w:pPr>
      <w:r>
        <w:rPr>
          <w:rFonts w:hint="eastAsia"/>
        </w:rPr>
        <w:lastRenderedPageBreak/>
        <w:t xml:space="preserve">I3S Schema </w:t>
      </w:r>
      <w:r>
        <w:t>–</w:t>
      </w:r>
      <w:r w:rsidR="00E34403">
        <w:t xml:space="preserve"> Log Diary (</w:t>
      </w:r>
      <w:r w:rsidR="00B72D50">
        <w:rPr>
          <w:rFonts w:hint="eastAsia"/>
        </w:rPr>
        <w:t xml:space="preserve">User Operation </w:t>
      </w:r>
      <w:r>
        <w:rPr>
          <w:rFonts w:hint="eastAsia"/>
        </w:rPr>
        <w:t>Log</w:t>
      </w:r>
      <w:r w:rsidR="00E34403">
        <w:t>)</w:t>
      </w:r>
    </w:p>
    <w:p w:rsidR="004E64F0" w:rsidRPr="00EE3EA5" w:rsidRDefault="004E64F0" w:rsidP="00FF32D3">
      <w:pPr>
        <w:pStyle w:val="2"/>
      </w:pPr>
      <w:r>
        <w:rPr>
          <w:rFonts w:hint="eastAsia"/>
        </w:rPr>
        <w:t>Tables</w:t>
      </w:r>
    </w:p>
    <w:p w:rsidR="00CF6879" w:rsidRPr="00EE3EA5" w:rsidRDefault="00CF6879" w:rsidP="00EE3EA5">
      <w:pPr>
        <w:pStyle w:val="3"/>
      </w:pPr>
      <w:r w:rsidRPr="00EE3EA5">
        <w:rPr>
          <w:rFonts w:hint="eastAsia"/>
        </w:rPr>
        <w:t>UserAgent Table</w:t>
      </w:r>
    </w:p>
    <w:p w:rsidR="00CF6879" w:rsidRDefault="00CF6879" w:rsidP="00CF6879">
      <w:r>
        <w:rPr>
          <w:rFonts w:hint="eastAsia"/>
        </w:rPr>
        <w:t>會</w:t>
      </w:r>
      <w:r>
        <w:t>員登入使用</w:t>
      </w:r>
      <w:r>
        <w:rPr>
          <w:rFonts w:hint="eastAsia"/>
        </w:rPr>
        <w:t>的</w:t>
      </w:r>
      <w:r>
        <w:t>代理</w:t>
      </w:r>
      <w:r>
        <w:rPr>
          <w:rFonts w:hint="eastAsia"/>
        </w:rPr>
        <w:t>資訊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6"/>
        <w:gridCol w:w="1956"/>
        <w:gridCol w:w="5696"/>
      </w:tblGrid>
      <w:tr w:rsidR="00CF6879" w:rsidRPr="005045CF" w:rsidTr="00C222BF">
        <w:trPr>
          <w:jc w:val="center"/>
        </w:trPr>
        <w:tc>
          <w:tcPr>
            <w:tcW w:w="1018" w:type="pct"/>
            <w:shd w:val="clear" w:color="auto" w:fill="D0CECE" w:themeFill="background2" w:themeFillShade="E6"/>
            <w:vAlign w:val="center"/>
          </w:tcPr>
          <w:p w:rsidR="00CF6879" w:rsidRPr="00471A09" w:rsidRDefault="00CF6879" w:rsidP="00C222BF">
            <w:pPr>
              <w:pStyle w:val="aff3"/>
              <w:rPr>
                <w:b/>
              </w:rPr>
            </w:pPr>
            <w:r w:rsidRPr="00471A09">
              <w:rPr>
                <w:rFonts w:hint="eastAsia"/>
                <w:b/>
              </w:rPr>
              <w:t>欄位名稱</w:t>
            </w:r>
          </w:p>
        </w:tc>
        <w:tc>
          <w:tcPr>
            <w:tcW w:w="1018" w:type="pct"/>
            <w:shd w:val="clear" w:color="auto" w:fill="D0CECE" w:themeFill="background2" w:themeFillShade="E6"/>
            <w:vAlign w:val="center"/>
          </w:tcPr>
          <w:p w:rsidR="00CF6879" w:rsidRPr="00471A09" w:rsidRDefault="00CF6879" w:rsidP="00C222BF">
            <w:pPr>
              <w:pStyle w:val="aff3"/>
              <w:rPr>
                <w:b/>
              </w:rPr>
            </w:pPr>
            <w:r w:rsidRPr="00471A09">
              <w:rPr>
                <w:rFonts w:hint="eastAsia"/>
                <w:b/>
              </w:rPr>
              <w:t>資料型態</w:t>
            </w:r>
          </w:p>
        </w:tc>
        <w:tc>
          <w:tcPr>
            <w:tcW w:w="2963" w:type="pct"/>
            <w:shd w:val="clear" w:color="auto" w:fill="D0CECE" w:themeFill="background2" w:themeFillShade="E6"/>
            <w:vAlign w:val="center"/>
          </w:tcPr>
          <w:p w:rsidR="00CF6879" w:rsidRPr="00471A09" w:rsidRDefault="00CF6879" w:rsidP="00C222BF">
            <w:pPr>
              <w:pStyle w:val="aff3"/>
              <w:rPr>
                <w:b/>
              </w:rPr>
            </w:pPr>
            <w:r w:rsidRPr="00471A09">
              <w:rPr>
                <w:rFonts w:hint="eastAsia"/>
                <w:b/>
              </w:rPr>
              <w:t>註解</w:t>
            </w:r>
          </w:p>
        </w:tc>
      </w:tr>
      <w:tr w:rsidR="00CF6879" w:rsidRPr="005045CF" w:rsidTr="00C222BF">
        <w:trPr>
          <w:jc w:val="center"/>
        </w:trPr>
        <w:tc>
          <w:tcPr>
            <w:tcW w:w="1018" w:type="pct"/>
            <w:vAlign w:val="center"/>
          </w:tcPr>
          <w:p w:rsidR="00CF6879" w:rsidRPr="005045CF" w:rsidRDefault="00CF6879" w:rsidP="00C222BF">
            <w:pPr>
              <w:pStyle w:val="aff3"/>
            </w:pPr>
            <w:r w:rsidRPr="005045CF">
              <w:t>UAID</w:t>
            </w:r>
          </w:p>
        </w:tc>
        <w:tc>
          <w:tcPr>
            <w:tcW w:w="1018" w:type="pct"/>
            <w:vAlign w:val="center"/>
          </w:tcPr>
          <w:p w:rsidR="00CF6879" w:rsidRPr="005045CF" w:rsidRDefault="00CF6879" w:rsidP="00C222BF">
            <w:pPr>
              <w:pStyle w:val="aff3"/>
            </w:pPr>
            <w:r w:rsidRPr="005045CF">
              <w:rPr>
                <w:rFonts w:hint="eastAsia"/>
              </w:rPr>
              <w:t>int</w:t>
            </w:r>
          </w:p>
        </w:tc>
        <w:tc>
          <w:tcPr>
            <w:tcW w:w="2963" w:type="pct"/>
            <w:vAlign w:val="center"/>
          </w:tcPr>
          <w:p w:rsidR="00CF6879" w:rsidRPr="005045CF" w:rsidRDefault="00CF6879" w:rsidP="00C222BF">
            <w:pPr>
              <w:pStyle w:val="aff3"/>
            </w:pPr>
            <w:r w:rsidRPr="005045CF">
              <w:rPr>
                <w:rFonts w:hint="eastAsia"/>
              </w:rPr>
              <w:t>PK</w:t>
            </w:r>
            <w:r>
              <w:rPr>
                <w:rFonts w:hint="eastAsia"/>
              </w:rPr>
              <w:t xml:space="preserve">, </w:t>
            </w:r>
            <w:proofErr w:type="gramStart"/>
            <w:r>
              <w:rPr>
                <w:rFonts w:hint="eastAsia"/>
              </w:rPr>
              <w:t>identity(</w:t>
            </w:r>
            <w:proofErr w:type="gramEnd"/>
            <w:r>
              <w:t>1,1</w:t>
            </w:r>
            <w:r>
              <w:rPr>
                <w:rFonts w:hint="eastAsia"/>
              </w:rPr>
              <w:t>)</w:t>
            </w:r>
            <w:r>
              <w:t>, UserAgent ID</w:t>
            </w:r>
          </w:p>
        </w:tc>
      </w:tr>
      <w:tr w:rsidR="00CF6879" w:rsidRPr="005045CF" w:rsidTr="00C222BF">
        <w:trPr>
          <w:jc w:val="center"/>
        </w:trPr>
        <w:tc>
          <w:tcPr>
            <w:tcW w:w="1018" w:type="pct"/>
            <w:vAlign w:val="center"/>
          </w:tcPr>
          <w:p w:rsidR="00CF6879" w:rsidRPr="005045CF" w:rsidRDefault="00CF6879" w:rsidP="00C222BF">
            <w:pPr>
              <w:pStyle w:val="aff3"/>
            </w:pPr>
            <w:r w:rsidRPr="005045CF">
              <w:t>UAString</w:t>
            </w:r>
          </w:p>
        </w:tc>
        <w:tc>
          <w:tcPr>
            <w:tcW w:w="1018" w:type="pct"/>
            <w:vAlign w:val="center"/>
          </w:tcPr>
          <w:p w:rsidR="00CF6879" w:rsidRPr="005045CF" w:rsidRDefault="00CF6879" w:rsidP="00C222BF">
            <w:pPr>
              <w:pStyle w:val="aff3"/>
            </w:pPr>
            <w:proofErr w:type="gramStart"/>
            <w:r>
              <w:rPr>
                <w:rFonts w:hint="eastAsia"/>
              </w:rPr>
              <w:t>nvarchar(</w:t>
            </w:r>
            <w:proofErr w:type="gramEnd"/>
            <w:r>
              <w:t>900</w:t>
            </w:r>
            <w:r>
              <w:rPr>
                <w:rFonts w:hint="eastAsia"/>
              </w:rPr>
              <w:t>)</w:t>
            </w:r>
          </w:p>
        </w:tc>
        <w:tc>
          <w:tcPr>
            <w:tcW w:w="2963" w:type="pct"/>
            <w:vAlign w:val="center"/>
          </w:tcPr>
          <w:p w:rsidR="00CF6879" w:rsidRPr="005045CF" w:rsidRDefault="00CF6879" w:rsidP="00C222BF">
            <w:pPr>
              <w:pStyle w:val="aff3"/>
            </w:pPr>
            <w:r>
              <w:t>UQ, Not Null</w:t>
            </w:r>
            <w:r>
              <w:rPr>
                <w:rFonts w:hint="eastAsia"/>
              </w:rPr>
              <w:t>，</w:t>
            </w:r>
            <w:r>
              <w:t>使用者</w:t>
            </w:r>
            <w:r>
              <w:rPr>
                <w:rFonts w:hint="eastAsia"/>
              </w:rPr>
              <w:t>代理的資訊</w:t>
            </w:r>
          </w:p>
        </w:tc>
      </w:tr>
      <w:tr w:rsidR="00CF6879" w:rsidRPr="005045CF" w:rsidTr="00C222BF">
        <w:trPr>
          <w:jc w:val="center"/>
        </w:trPr>
        <w:tc>
          <w:tcPr>
            <w:tcW w:w="1018" w:type="pct"/>
            <w:vAlign w:val="center"/>
          </w:tcPr>
          <w:p w:rsidR="00CF6879" w:rsidRPr="005045CF" w:rsidRDefault="00CF6879" w:rsidP="00C222BF">
            <w:pPr>
              <w:pStyle w:val="aff3"/>
            </w:pPr>
            <w:r w:rsidRPr="005045CF">
              <w:t>Since</w:t>
            </w:r>
          </w:p>
        </w:tc>
        <w:tc>
          <w:tcPr>
            <w:tcW w:w="1018" w:type="pct"/>
            <w:vAlign w:val="center"/>
          </w:tcPr>
          <w:p w:rsidR="00CF6879" w:rsidRPr="005045CF" w:rsidRDefault="00CF6879" w:rsidP="00C222BF">
            <w:pPr>
              <w:pStyle w:val="aff3"/>
            </w:pPr>
            <w:r w:rsidRPr="005045CF">
              <w:t>datetime</w:t>
            </w:r>
          </w:p>
        </w:tc>
        <w:tc>
          <w:tcPr>
            <w:tcW w:w="2963" w:type="pct"/>
            <w:vAlign w:val="center"/>
          </w:tcPr>
          <w:p w:rsidR="00CF6879" w:rsidRPr="005045CF" w:rsidRDefault="00CF6879" w:rsidP="00C222BF">
            <w:pPr>
              <w:pStyle w:val="aff3"/>
            </w:pPr>
            <w:r>
              <w:t>Not Null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default = </w:t>
            </w:r>
            <w:r>
              <w:t>getdate</w:t>
            </w:r>
            <w:r>
              <w:rPr>
                <w:rFonts w:hint="eastAsia"/>
              </w:rPr>
              <w:t>(</w:t>
            </w:r>
            <w:r>
              <w:t xml:space="preserve"> 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，資料</w:t>
            </w:r>
            <w:r>
              <w:t>建立的時間</w:t>
            </w:r>
          </w:p>
        </w:tc>
      </w:tr>
    </w:tbl>
    <w:p w:rsidR="00CF6879" w:rsidRPr="00471A09" w:rsidRDefault="00CF6879" w:rsidP="00471A09"/>
    <w:p w:rsidR="0039099F" w:rsidRDefault="0039099F" w:rsidP="00EE3EA5">
      <w:pPr>
        <w:pStyle w:val="3"/>
      </w:pPr>
      <w:r>
        <w:rPr>
          <w:rFonts w:hint="eastAsia"/>
        </w:rPr>
        <w:t>MSession Table</w:t>
      </w:r>
    </w:p>
    <w:p w:rsidR="00C97CD6" w:rsidRDefault="00744768" w:rsidP="001036CA">
      <w:r>
        <w:rPr>
          <w:rFonts w:hint="eastAsia"/>
        </w:rPr>
        <w:t>會</w:t>
      </w:r>
      <w:r>
        <w:t>員</w:t>
      </w:r>
      <w:r>
        <w:rPr>
          <w:rFonts w:hint="eastAsia"/>
        </w:rPr>
        <w:t>登</w:t>
      </w:r>
      <w:r>
        <w:t>入</w:t>
      </w:r>
      <w:r>
        <w:t>session</w:t>
      </w:r>
      <w:r>
        <w:rPr>
          <w:rFonts w:hint="eastAsia"/>
        </w:rPr>
        <w:t>的</w:t>
      </w:r>
      <w:r>
        <w:t>相關資訊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3"/>
        <w:gridCol w:w="1927"/>
        <w:gridCol w:w="5748"/>
      </w:tblGrid>
      <w:tr w:rsidR="005045CF" w:rsidRPr="00727C4D" w:rsidTr="001036CA">
        <w:trPr>
          <w:jc w:val="center"/>
        </w:trPr>
        <w:tc>
          <w:tcPr>
            <w:tcW w:w="1006" w:type="pct"/>
            <w:shd w:val="clear" w:color="auto" w:fill="D0CECE" w:themeFill="background2" w:themeFillShade="E6"/>
            <w:vAlign w:val="center"/>
          </w:tcPr>
          <w:p w:rsidR="005045CF" w:rsidRPr="00471A09" w:rsidRDefault="005045CF" w:rsidP="005A21E4">
            <w:pPr>
              <w:pStyle w:val="aff3"/>
              <w:rPr>
                <w:b/>
              </w:rPr>
            </w:pPr>
            <w:r w:rsidRPr="00471A09">
              <w:rPr>
                <w:rFonts w:hint="eastAsia"/>
                <w:b/>
              </w:rPr>
              <w:t>欄位名稱</w:t>
            </w:r>
          </w:p>
        </w:tc>
        <w:tc>
          <w:tcPr>
            <w:tcW w:w="1003" w:type="pct"/>
            <w:shd w:val="clear" w:color="auto" w:fill="D0CECE" w:themeFill="background2" w:themeFillShade="E6"/>
            <w:vAlign w:val="center"/>
          </w:tcPr>
          <w:p w:rsidR="005045CF" w:rsidRPr="00471A09" w:rsidRDefault="005045CF" w:rsidP="005A21E4">
            <w:pPr>
              <w:pStyle w:val="aff3"/>
              <w:rPr>
                <w:b/>
              </w:rPr>
            </w:pPr>
            <w:r w:rsidRPr="00471A09">
              <w:rPr>
                <w:rFonts w:hint="eastAsia"/>
                <w:b/>
              </w:rPr>
              <w:t>資料型態</w:t>
            </w:r>
          </w:p>
        </w:tc>
        <w:tc>
          <w:tcPr>
            <w:tcW w:w="2991" w:type="pct"/>
            <w:shd w:val="clear" w:color="auto" w:fill="D0CECE" w:themeFill="background2" w:themeFillShade="E6"/>
            <w:vAlign w:val="center"/>
          </w:tcPr>
          <w:p w:rsidR="005045CF" w:rsidRPr="00471A09" w:rsidRDefault="005045CF" w:rsidP="005A21E4">
            <w:pPr>
              <w:pStyle w:val="aff3"/>
              <w:rPr>
                <w:b/>
              </w:rPr>
            </w:pPr>
            <w:r w:rsidRPr="00471A09">
              <w:rPr>
                <w:rFonts w:hint="eastAsia"/>
                <w:b/>
              </w:rPr>
              <w:t>註解</w:t>
            </w:r>
          </w:p>
        </w:tc>
      </w:tr>
      <w:tr w:rsidR="005045CF" w:rsidTr="001036CA">
        <w:trPr>
          <w:jc w:val="center"/>
        </w:trPr>
        <w:tc>
          <w:tcPr>
            <w:tcW w:w="1006" w:type="pct"/>
          </w:tcPr>
          <w:p w:rsidR="005045CF" w:rsidRPr="005C541D" w:rsidRDefault="005045CF" w:rsidP="005A21E4">
            <w:pPr>
              <w:pStyle w:val="aff3"/>
            </w:pPr>
            <w:r w:rsidRPr="005C541D">
              <w:t>SID</w:t>
            </w:r>
          </w:p>
        </w:tc>
        <w:tc>
          <w:tcPr>
            <w:tcW w:w="1003" w:type="pct"/>
          </w:tcPr>
          <w:p w:rsidR="005045CF" w:rsidRPr="005C541D" w:rsidRDefault="005045CF" w:rsidP="005A21E4">
            <w:pPr>
              <w:pStyle w:val="aff3"/>
            </w:pPr>
            <w:r w:rsidRPr="005C541D">
              <w:rPr>
                <w:rFonts w:hint="eastAsia"/>
              </w:rPr>
              <w:t>int</w:t>
            </w:r>
          </w:p>
        </w:tc>
        <w:tc>
          <w:tcPr>
            <w:tcW w:w="2991" w:type="pct"/>
          </w:tcPr>
          <w:p w:rsidR="005045CF" w:rsidRPr="005C541D" w:rsidRDefault="005045CF" w:rsidP="005A21E4">
            <w:pPr>
              <w:pStyle w:val="aff3"/>
            </w:pPr>
            <w:r w:rsidRPr="005C541D">
              <w:rPr>
                <w:rFonts w:hint="eastAsia"/>
              </w:rPr>
              <w:t xml:space="preserve">PK, </w:t>
            </w:r>
            <w:proofErr w:type="gramStart"/>
            <w:r w:rsidRPr="005C541D">
              <w:rPr>
                <w:rFonts w:hint="eastAsia"/>
              </w:rPr>
              <w:t>identity(</w:t>
            </w:r>
            <w:proofErr w:type="gramEnd"/>
            <w:r w:rsidRPr="005C541D">
              <w:rPr>
                <w:rFonts w:hint="eastAsia"/>
              </w:rPr>
              <w:t>1,1), Session ID</w:t>
            </w:r>
          </w:p>
        </w:tc>
      </w:tr>
      <w:tr w:rsidR="005045CF" w:rsidRPr="00266623" w:rsidTr="001036CA">
        <w:trPr>
          <w:jc w:val="center"/>
        </w:trPr>
        <w:tc>
          <w:tcPr>
            <w:tcW w:w="1006" w:type="pct"/>
          </w:tcPr>
          <w:p w:rsidR="005045CF" w:rsidRPr="005C541D" w:rsidRDefault="005045CF" w:rsidP="005A21E4">
            <w:pPr>
              <w:pStyle w:val="aff3"/>
            </w:pPr>
            <w:r w:rsidRPr="005C541D">
              <w:rPr>
                <w:rFonts w:hint="eastAsia"/>
              </w:rPr>
              <w:t>MID</w:t>
            </w:r>
          </w:p>
        </w:tc>
        <w:tc>
          <w:tcPr>
            <w:tcW w:w="1003" w:type="pct"/>
          </w:tcPr>
          <w:p w:rsidR="005045CF" w:rsidRPr="005C541D" w:rsidRDefault="005045CF" w:rsidP="005A21E4">
            <w:pPr>
              <w:pStyle w:val="aff3"/>
            </w:pPr>
            <w:r w:rsidRPr="005C541D">
              <w:rPr>
                <w:rFonts w:hint="eastAsia"/>
              </w:rPr>
              <w:t>int</w:t>
            </w:r>
          </w:p>
        </w:tc>
        <w:tc>
          <w:tcPr>
            <w:tcW w:w="2991" w:type="pct"/>
          </w:tcPr>
          <w:p w:rsidR="005045CF" w:rsidRPr="005C541D" w:rsidRDefault="005045CF" w:rsidP="005A21E4">
            <w:pPr>
              <w:pStyle w:val="aff3"/>
            </w:pPr>
            <w:r w:rsidRPr="005C541D">
              <w:rPr>
                <w:rFonts w:hint="eastAsia"/>
              </w:rPr>
              <w:t>Member.MID</w:t>
            </w:r>
          </w:p>
        </w:tc>
      </w:tr>
      <w:tr w:rsidR="005045CF" w:rsidTr="001036CA">
        <w:trPr>
          <w:jc w:val="center"/>
        </w:trPr>
        <w:tc>
          <w:tcPr>
            <w:tcW w:w="1006" w:type="pct"/>
          </w:tcPr>
          <w:p w:rsidR="005045CF" w:rsidRPr="005C541D" w:rsidRDefault="005045CF" w:rsidP="005A21E4">
            <w:pPr>
              <w:pStyle w:val="aff3"/>
            </w:pPr>
            <w:r w:rsidRPr="005C541D">
              <w:t>IP</w:t>
            </w:r>
          </w:p>
        </w:tc>
        <w:tc>
          <w:tcPr>
            <w:tcW w:w="1003" w:type="pct"/>
          </w:tcPr>
          <w:p w:rsidR="005045CF" w:rsidRPr="005C541D" w:rsidRDefault="005045CF" w:rsidP="005A21E4">
            <w:pPr>
              <w:pStyle w:val="aff3"/>
            </w:pPr>
            <w:proofErr w:type="gramStart"/>
            <w:r w:rsidRPr="005C541D">
              <w:rPr>
                <w:rFonts w:hint="eastAsia"/>
              </w:rPr>
              <w:t>n</w:t>
            </w:r>
            <w:r w:rsidRPr="005C541D">
              <w:t>varchar</w:t>
            </w:r>
            <w:r w:rsidRPr="005C541D">
              <w:rPr>
                <w:rFonts w:hint="eastAsia"/>
              </w:rPr>
              <w:t>(</w:t>
            </w:r>
            <w:proofErr w:type="gramEnd"/>
            <w:r w:rsidRPr="005C541D">
              <w:rPr>
                <w:rFonts w:hint="eastAsia"/>
              </w:rPr>
              <w:t>16)</w:t>
            </w:r>
          </w:p>
        </w:tc>
        <w:tc>
          <w:tcPr>
            <w:tcW w:w="2991" w:type="pct"/>
          </w:tcPr>
          <w:p w:rsidR="005045CF" w:rsidRPr="005C541D" w:rsidRDefault="005045CF" w:rsidP="005A21E4">
            <w:pPr>
              <w:pStyle w:val="aff3"/>
            </w:pPr>
            <w:r w:rsidRPr="005C541D">
              <w:rPr>
                <w:rFonts w:hint="eastAsia"/>
              </w:rPr>
              <w:t>使用者登入的</w:t>
            </w:r>
            <w:r w:rsidRPr="005C541D">
              <w:rPr>
                <w:rFonts w:hint="eastAsia"/>
              </w:rPr>
              <w:t>IP</w:t>
            </w:r>
          </w:p>
        </w:tc>
      </w:tr>
      <w:tr w:rsidR="005045CF" w:rsidTr="001036CA">
        <w:trPr>
          <w:jc w:val="center"/>
        </w:trPr>
        <w:tc>
          <w:tcPr>
            <w:tcW w:w="1006" w:type="pct"/>
          </w:tcPr>
          <w:p w:rsidR="005045CF" w:rsidRPr="005C541D" w:rsidRDefault="005045CF" w:rsidP="005A21E4">
            <w:pPr>
              <w:pStyle w:val="aff3"/>
            </w:pPr>
            <w:r>
              <w:rPr>
                <w:rFonts w:hint="eastAsia"/>
              </w:rPr>
              <w:t>UserAgent</w:t>
            </w:r>
          </w:p>
        </w:tc>
        <w:tc>
          <w:tcPr>
            <w:tcW w:w="1003" w:type="pct"/>
          </w:tcPr>
          <w:p w:rsidR="005045CF" w:rsidRPr="005C541D" w:rsidRDefault="005045CF" w:rsidP="005A21E4">
            <w:pPr>
              <w:pStyle w:val="aff3"/>
            </w:pPr>
            <w:r>
              <w:rPr>
                <w:rFonts w:hint="eastAsia"/>
              </w:rPr>
              <w:t>int</w:t>
            </w:r>
          </w:p>
        </w:tc>
        <w:tc>
          <w:tcPr>
            <w:tcW w:w="2991" w:type="pct"/>
          </w:tcPr>
          <w:p w:rsidR="005045CF" w:rsidRPr="005C541D" w:rsidRDefault="00991768" w:rsidP="005A21E4">
            <w:pPr>
              <w:pStyle w:val="aff3"/>
            </w:pPr>
            <w:r>
              <w:rPr>
                <w:rFonts w:hint="eastAsia"/>
              </w:rPr>
              <w:t>FK</w:t>
            </w:r>
            <w:r>
              <w:rPr>
                <w:rFonts w:hint="eastAsia"/>
              </w:rPr>
              <w:t>，</w:t>
            </w:r>
            <w:r>
              <w:t>對應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UserAgent</w:t>
            </w:r>
            <w:r>
              <w:t>Table UAID</w:t>
            </w:r>
          </w:p>
        </w:tc>
      </w:tr>
      <w:tr w:rsidR="005045CF" w:rsidTr="001036CA">
        <w:trPr>
          <w:jc w:val="center"/>
        </w:trPr>
        <w:tc>
          <w:tcPr>
            <w:tcW w:w="1006" w:type="pct"/>
          </w:tcPr>
          <w:p w:rsidR="005045CF" w:rsidRPr="005C541D" w:rsidRDefault="005045CF" w:rsidP="005A21E4">
            <w:pPr>
              <w:pStyle w:val="aff3"/>
            </w:pPr>
            <w:r w:rsidRPr="005C541D">
              <w:t>PassportCode</w:t>
            </w:r>
          </w:p>
        </w:tc>
        <w:tc>
          <w:tcPr>
            <w:tcW w:w="1003" w:type="pct"/>
          </w:tcPr>
          <w:p w:rsidR="005045CF" w:rsidRPr="005C541D" w:rsidRDefault="005045CF" w:rsidP="005A21E4">
            <w:pPr>
              <w:pStyle w:val="aff3"/>
            </w:pPr>
            <w:proofErr w:type="gramStart"/>
            <w:r w:rsidRPr="005C541D">
              <w:rPr>
                <w:rFonts w:hint="eastAsia"/>
              </w:rPr>
              <w:t>n</w:t>
            </w:r>
            <w:r w:rsidRPr="005C541D">
              <w:t>varchar</w:t>
            </w:r>
            <w:r w:rsidRPr="005C541D"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32</w:t>
            </w:r>
            <w:r w:rsidRPr="005C541D">
              <w:rPr>
                <w:rFonts w:hint="eastAsia"/>
              </w:rPr>
              <w:t>)</w:t>
            </w:r>
          </w:p>
        </w:tc>
        <w:tc>
          <w:tcPr>
            <w:tcW w:w="2991" w:type="pct"/>
          </w:tcPr>
          <w:p w:rsidR="005045CF" w:rsidRPr="005C541D" w:rsidRDefault="005045CF" w:rsidP="005A21E4">
            <w:pPr>
              <w:pStyle w:val="aff3"/>
            </w:pPr>
            <w:r w:rsidRPr="005C541D">
              <w:rPr>
                <w:rFonts w:hint="eastAsia"/>
              </w:rPr>
              <w:t>以使用者的</w:t>
            </w:r>
            <w:r w:rsidRPr="005C541D">
              <w:rPr>
                <w:rFonts w:hint="eastAsia"/>
              </w:rPr>
              <w:t>IP</w:t>
            </w:r>
            <w:r w:rsidRPr="005C541D">
              <w:rPr>
                <w:rFonts w:hint="eastAsia"/>
              </w:rPr>
              <w:t>、帳號作</w:t>
            </w:r>
            <w:r w:rsidRPr="005C541D">
              <w:rPr>
                <w:rFonts w:hint="eastAsia"/>
              </w:rPr>
              <w:t>MD5</w:t>
            </w:r>
            <w:r w:rsidRPr="005C541D">
              <w:rPr>
                <w:rFonts w:hint="eastAsia"/>
              </w:rPr>
              <w:t>編碼</w:t>
            </w:r>
            <w:r w:rsidRPr="005C541D">
              <w:rPr>
                <w:rFonts w:hint="eastAsia"/>
              </w:rPr>
              <w:t xml:space="preserve"> (</w:t>
            </w:r>
            <w:r w:rsidRPr="005C541D">
              <w:rPr>
                <w:rFonts w:hint="eastAsia"/>
              </w:rPr>
              <w:t>允許使用者由多台機器同時登入</w:t>
            </w:r>
            <w:r w:rsidRPr="005C541D">
              <w:rPr>
                <w:rFonts w:hint="eastAsia"/>
              </w:rPr>
              <w:t>)</w:t>
            </w:r>
          </w:p>
        </w:tc>
      </w:tr>
      <w:tr w:rsidR="005045CF" w:rsidTr="001036CA">
        <w:trPr>
          <w:jc w:val="center"/>
        </w:trPr>
        <w:tc>
          <w:tcPr>
            <w:tcW w:w="1006" w:type="pct"/>
          </w:tcPr>
          <w:p w:rsidR="005045CF" w:rsidRPr="005C541D" w:rsidRDefault="005045CF" w:rsidP="005A21E4">
            <w:pPr>
              <w:pStyle w:val="aff3"/>
            </w:pPr>
            <w:r w:rsidRPr="005C541D">
              <w:rPr>
                <w:rFonts w:hint="eastAsia"/>
              </w:rPr>
              <w:t>Since</w:t>
            </w:r>
          </w:p>
        </w:tc>
        <w:tc>
          <w:tcPr>
            <w:tcW w:w="1003" w:type="pct"/>
          </w:tcPr>
          <w:p w:rsidR="005045CF" w:rsidRPr="005C541D" w:rsidRDefault="005045CF" w:rsidP="005A21E4">
            <w:pPr>
              <w:pStyle w:val="aff3"/>
            </w:pPr>
            <w:r w:rsidRPr="005C541D">
              <w:t>datetime</w:t>
            </w:r>
          </w:p>
        </w:tc>
        <w:tc>
          <w:tcPr>
            <w:tcW w:w="2991" w:type="pct"/>
          </w:tcPr>
          <w:p w:rsidR="005045CF" w:rsidRPr="005C541D" w:rsidRDefault="005045CF" w:rsidP="005A21E4">
            <w:pPr>
              <w:pStyle w:val="aff3"/>
            </w:pPr>
            <w:r w:rsidRPr="005C541D">
              <w:rPr>
                <w:rFonts w:hint="eastAsia"/>
              </w:rPr>
              <w:t>Session</w:t>
            </w:r>
            <w:r w:rsidRPr="005C541D">
              <w:rPr>
                <w:rFonts w:hint="eastAsia"/>
              </w:rPr>
              <w:t>建立時間，預設值為建立時間</w:t>
            </w:r>
          </w:p>
        </w:tc>
      </w:tr>
    </w:tbl>
    <w:p w:rsidR="00EE729C" w:rsidRDefault="00EE729C" w:rsidP="00DF61A5"/>
    <w:p w:rsidR="0053687B" w:rsidRDefault="0053687B" w:rsidP="00EE3EA5">
      <w:pPr>
        <w:pStyle w:val="3"/>
      </w:pPr>
      <w:r>
        <w:rPr>
          <w:rFonts w:hint="eastAsia"/>
        </w:rPr>
        <w:t>LogObject</w:t>
      </w:r>
      <w:r w:rsidR="0039099F">
        <w:rPr>
          <w:rFonts w:hint="eastAsia"/>
        </w:rPr>
        <w:t xml:space="preserve"> Table</w:t>
      </w:r>
    </w:p>
    <w:p w:rsidR="00C97CD6" w:rsidRDefault="005F07E8" w:rsidP="001036CA">
      <w:r>
        <w:rPr>
          <w:rFonts w:hint="eastAsia"/>
        </w:rPr>
        <w:t>記</w:t>
      </w:r>
      <w:r>
        <w:t>錄使用者瀏覽的</w:t>
      </w:r>
      <w:r>
        <w:rPr>
          <w:rFonts w:hint="eastAsia"/>
        </w:rPr>
        <w:t>Object</w:t>
      </w:r>
      <w:r w:rsidR="00404905">
        <w:t>其</w:t>
      </w:r>
      <w:r>
        <w:t>相關資訊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0"/>
        <w:gridCol w:w="1964"/>
        <w:gridCol w:w="5694"/>
      </w:tblGrid>
      <w:tr w:rsidR="0027435B" w:rsidRPr="001A1FE0" w:rsidTr="001036CA">
        <w:trPr>
          <w:jc w:val="center"/>
        </w:trPr>
        <w:tc>
          <w:tcPr>
            <w:tcW w:w="1015" w:type="pct"/>
            <w:shd w:val="clear" w:color="auto" w:fill="D0CECE" w:themeFill="background2" w:themeFillShade="E6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欄位名稱</w:t>
            </w:r>
          </w:p>
        </w:tc>
        <w:tc>
          <w:tcPr>
            <w:tcW w:w="1022" w:type="pct"/>
            <w:shd w:val="clear" w:color="auto" w:fill="D0CECE" w:themeFill="background2" w:themeFillShade="E6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資料型態</w:t>
            </w:r>
          </w:p>
        </w:tc>
        <w:tc>
          <w:tcPr>
            <w:tcW w:w="2963" w:type="pct"/>
            <w:shd w:val="clear" w:color="auto" w:fill="D0CECE" w:themeFill="background2" w:themeFillShade="E6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註解</w:t>
            </w:r>
          </w:p>
        </w:tc>
      </w:tr>
      <w:tr w:rsidR="0027435B" w:rsidTr="001036CA">
        <w:trPr>
          <w:jc w:val="center"/>
        </w:trPr>
        <w:tc>
          <w:tcPr>
            <w:tcW w:w="1015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SID</w:t>
            </w:r>
          </w:p>
        </w:tc>
        <w:tc>
          <w:tcPr>
            <w:tcW w:w="1022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tinyint</w:t>
            </w:r>
          </w:p>
        </w:tc>
        <w:tc>
          <w:tcPr>
            <w:tcW w:w="2963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MSession.SID</w:t>
            </w:r>
          </w:p>
        </w:tc>
      </w:tr>
      <w:tr w:rsidR="0027435B" w:rsidTr="001036CA">
        <w:trPr>
          <w:jc w:val="center"/>
        </w:trPr>
        <w:tc>
          <w:tcPr>
            <w:tcW w:w="1015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OID</w:t>
            </w:r>
          </w:p>
        </w:tc>
        <w:tc>
          <w:tcPr>
            <w:tcW w:w="1022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int</w:t>
            </w:r>
          </w:p>
        </w:tc>
        <w:tc>
          <w:tcPr>
            <w:tcW w:w="2963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Object.OID</w:t>
            </w:r>
          </w:p>
        </w:tc>
      </w:tr>
      <w:tr w:rsidR="0027435B" w:rsidTr="001036CA">
        <w:trPr>
          <w:jc w:val="center"/>
        </w:trPr>
        <w:tc>
          <w:tcPr>
            <w:tcW w:w="1015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t>Operation</w:t>
            </w:r>
          </w:p>
        </w:tc>
        <w:tc>
          <w:tcPr>
            <w:tcW w:w="1022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t>bit</w:t>
            </w:r>
          </w:p>
        </w:tc>
        <w:tc>
          <w:tcPr>
            <w:tcW w:w="2963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Not null</w:t>
            </w:r>
            <w:r w:rsidRPr="005045CF">
              <w:rPr>
                <w:rFonts w:hint="eastAsia"/>
              </w:rPr>
              <w:t>，執行是否成功，</w:t>
            </w:r>
            <w:r w:rsidRPr="005045CF">
              <w:rPr>
                <w:rFonts w:hint="eastAsia"/>
              </w:rPr>
              <w:t xml:space="preserve">1 </w:t>
            </w:r>
            <w:r w:rsidRPr="005045CF">
              <w:sym w:font="Wingdings" w:char="F0F0"/>
            </w:r>
            <w:r w:rsidRPr="005045CF">
              <w:rPr>
                <w:rFonts w:hint="eastAsia"/>
              </w:rPr>
              <w:t>成功，</w:t>
            </w:r>
            <w:r w:rsidRPr="005045CF">
              <w:rPr>
                <w:rFonts w:hint="eastAsia"/>
              </w:rPr>
              <w:t xml:space="preserve">0 </w:t>
            </w:r>
            <w:r w:rsidRPr="005045CF">
              <w:sym w:font="Wingdings" w:char="F0F0"/>
            </w:r>
            <w:r w:rsidRPr="005045CF">
              <w:rPr>
                <w:rFonts w:hint="eastAsia"/>
              </w:rPr>
              <w:t>失敗</w:t>
            </w:r>
          </w:p>
        </w:tc>
      </w:tr>
      <w:tr w:rsidR="0027435B" w:rsidTr="001036CA">
        <w:trPr>
          <w:jc w:val="center"/>
        </w:trPr>
        <w:tc>
          <w:tcPr>
            <w:tcW w:w="1015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t>IndexCount</w:t>
            </w:r>
          </w:p>
        </w:tc>
        <w:tc>
          <w:tcPr>
            <w:tcW w:w="1022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int</w:t>
            </w:r>
          </w:p>
        </w:tc>
        <w:tc>
          <w:tcPr>
            <w:tcW w:w="2963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在第幾個分頁</w:t>
            </w:r>
            <w:r w:rsidRPr="005045CF">
              <w:rPr>
                <w:rFonts w:hint="eastAsia"/>
              </w:rPr>
              <w:t xml:space="preserve"> (Page Index)</w:t>
            </w:r>
          </w:p>
        </w:tc>
      </w:tr>
      <w:tr w:rsidR="0027435B" w:rsidTr="001036CA">
        <w:trPr>
          <w:jc w:val="center"/>
        </w:trPr>
        <w:tc>
          <w:tcPr>
            <w:tcW w:w="1015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t>VisitDate</w:t>
            </w:r>
          </w:p>
        </w:tc>
        <w:tc>
          <w:tcPr>
            <w:tcW w:w="1022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t>datetime</w:t>
            </w:r>
          </w:p>
        </w:tc>
        <w:tc>
          <w:tcPr>
            <w:tcW w:w="2963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瀏覽時間，預設值為建立時間</w:t>
            </w:r>
          </w:p>
        </w:tc>
      </w:tr>
    </w:tbl>
    <w:p w:rsidR="000405FE" w:rsidRDefault="000405FE" w:rsidP="00DF61A5"/>
    <w:p w:rsidR="0027435B" w:rsidRDefault="0053687B" w:rsidP="00EE3EA5">
      <w:pPr>
        <w:pStyle w:val="3"/>
      </w:pPr>
      <w:r>
        <w:rPr>
          <w:rFonts w:hint="eastAsia"/>
        </w:rPr>
        <w:t>Log</w:t>
      </w:r>
      <w:r w:rsidR="00850482">
        <w:t>Dir</w:t>
      </w:r>
      <w:r w:rsidR="0039099F">
        <w:rPr>
          <w:rFonts w:hint="eastAsia"/>
        </w:rPr>
        <w:t xml:space="preserve"> Table</w:t>
      </w:r>
    </w:p>
    <w:p w:rsidR="00C97CD6" w:rsidRDefault="009611ED" w:rsidP="001036CA">
      <w:r>
        <w:rPr>
          <w:rFonts w:hint="eastAsia"/>
        </w:rPr>
        <w:t>記</w:t>
      </w:r>
      <w:r>
        <w:t>錄使用者瀏覽</w:t>
      </w:r>
      <w:r w:rsidR="00404905">
        <w:t>的</w:t>
      </w:r>
      <w:r>
        <w:t>目錄</w:t>
      </w:r>
      <w:r w:rsidR="00404905">
        <w:t>其</w:t>
      </w:r>
      <w:r>
        <w:t>相關資訊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3"/>
        <w:gridCol w:w="1966"/>
        <w:gridCol w:w="5699"/>
      </w:tblGrid>
      <w:tr w:rsidR="002D41AE" w:rsidRPr="00727C4D" w:rsidTr="001036CA">
        <w:trPr>
          <w:jc w:val="center"/>
        </w:trPr>
        <w:tc>
          <w:tcPr>
            <w:tcW w:w="1011" w:type="pct"/>
            <w:shd w:val="clear" w:color="auto" w:fill="D0CECE" w:themeFill="background2" w:themeFillShade="E6"/>
            <w:vAlign w:val="center"/>
          </w:tcPr>
          <w:p w:rsidR="002D41AE" w:rsidRPr="005045CF" w:rsidRDefault="002D41AE" w:rsidP="005A21E4">
            <w:pPr>
              <w:pStyle w:val="aff3"/>
            </w:pPr>
            <w:r w:rsidRPr="005045CF">
              <w:rPr>
                <w:rFonts w:hint="eastAsia"/>
              </w:rPr>
              <w:t>欄位名稱</w:t>
            </w:r>
          </w:p>
        </w:tc>
        <w:tc>
          <w:tcPr>
            <w:tcW w:w="1023" w:type="pct"/>
            <w:shd w:val="clear" w:color="auto" w:fill="D0CECE" w:themeFill="background2" w:themeFillShade="E6"/>
            <w:vAlign w:val="center"/>
          </w:tcPr>
          <w:p w:rsidR="002D41AE" w:rsidRPr="005045CF" w:rsidRDefault="002D41AE" w:rsidP="005A21E4">
            <w:pPr>
              <w:pStyle w:val="aff3"/>
            </w:pPr>
            <w:r w:rsidRPr="005045CF">
              <w:rPr>
                <w:rFonts w:hint="eastAsia"/>
              </w:rPr>
              <w:t>資料型態</w:t>
            </w:r>
          </w:p>
        </w:tc>
        <w:tc>
          <w:tcPr>
            <w:tcW w:w="2966" w:type="pct"/>
            <w:shd w:val="clear" w:color="auto" w:fill="D0CECE" w:themeFill="background2" w:themeFillShade="E6"/>
            <w:vAlign w:val="center"/>
          </w:tcPr>
          <w:p w:rsidR="002D41AE" w:rsidRPr="005045CF" w:rsidRDefault="002D41AE" w:rsidP="005A21E4">
            <w:pPr>
              <w:pStyle w:val="aff3"/>
            </w:pPr>
            <w:r w:rsidRPr="005045CF">
              <w:rPr>
                <w:rFonts w:hint="eastAsia"/>
              </w:rPr>
              <w:t>註解</w:t>
            </w:r>
          </w:p>
        </w:tc>
      </w:tr>
      <w:tr w:rsidR="00335113" w:rsidTr="001036CA">
        <w:trPr>
          <w:jc w:val="center"/>
        </w:trPr>
        <w:tc>
          <w:tcPr>
            <w:tcW w:w="1011" w:type="pct"/>
            <w:vAlign w:val="center"/>
          </w:tcPr>
          <w:p w:rsidR="00335113" w:rsidRPr="005045CF" w:rsidRDefault="00335113" w:rsidP="005A21E4">
            <w:pPr>
              <w:pStyle w:val="aff3"/>
            </w:pPr>
            <w:r w:rsidRPr="005045CF">
              <w:rPr>
                <w:rFonts w:hint="eastAsia"/>
              </w:rPr>
              <w:t>SID</w:t>
            </w:r>
          </w:p>
        </w:tc>
        <w:tc>
          <w:tcPr>
            <w:tcW w:w="1023" w:type="pct"/>
            <w:vAlign w:val="center"/>
          </w:tcPr>
          <w:p w:rsidR="00335113" w:rsidRPr="005045CF" w:rsidRDefault="00335113" w:rsidP="005A21E4">
            <w:pPr>
              <w:pStyle w:val="aff3"/>
            </w:pPr>
            <w:r w:rsidRPr="005045CF">
              <w:rPr>
                <w:rFonts w:hint="eastAsia"/>
              </w:rPr>
              <w:t>tinyint</w:t>
            </w:r>
          </w:p>
        </w:tc>
        <w:tc>
          <w:tcPr>
            <w:tcW w:w="2966" w:type="pct"/>
            <w:vAlign w:val="center"/>
          </w:tcPr>
          <w:p w:rsidR="00335113" w:rsidRPr="005045CF" w:rsidRDefault="00335113" w:rsidP="005A21E4">
            <w:pPr>
              <w:pStyle w:val="aff3"/>
            </w:pPr>
            <w:r w:rsidRPr="005045CF">
              <w:rPr>
                <w:rFonts w:hint="eastAsia"/>
              </w:rPr>
              <w:t>MSession.SID</w:t>
            </w:r>
          </w:p>
        </w:tc>
      </w:tr>
      <w:tr w:rsidR="00335113" w:rsidTr="001036CA">
        <w:trPr>
          <w:jc w:val="center"/>
        </w:trPr>
        <w:tc>
          <w:tcPr>
            <w:tcW w:w="1011" w:type="pct"/>
            <w:vAlign w:val="center"/>
          </w:tcPr>
          <w:p w:rsidR="00335113" w:rsidRPr="005045CF" w:rsidRDefault="007D023B" w:rsidP="005A21E4">
            <w:pPr>
              <w:pStyle w:val="aff3"/>
            </w:pPr>
            <w:r>
              <w:t>CID</w:t>
            </w:r>
          </w:p>
        </w:tc>
        <w:tc>
          <w:tcPr>
            <w:tcW w:w="1023" w:type="pct"/>
            <w:vAlign w:val="center"/>
          </w:tcPr>
          <w:p w:rsidR="00335113" w:rsidRPr="005045CF" w:rsidRDefault="00335113" w:rsidP="005A21E4">
            <w:pPr>
              <w:pStyle w:val="aff3"/>
            </w:pPr>
            <w:r w:rsidRPr="005045CF">
              <w:rPr>
                <w:rFonts w:hint="eastAsia"/>
              </w:rPr>
              <w:t>int</w:t>
            </w:r>
          </w:p>
        </w:tc>
        <w:tc>
          <w:tcPr>
            <w:tcW w:w="2966" w:type="pct"/>
            <w:vAlign w:val="center"/>
          </w:tcPr>
          <w:p w:rsidR="00335113" w:rsidRPr="005045CF" w:rsidRDefault="00335113" w:rsidP="005A21E4">
            <w:pPr>
              <w:pStyle w:val="aff3"/>
            </w:pPr>
            <w:r w:rsidRPr="005045CF">
              <w:rPr>
                <w:rFonts w:hint="eastAsia"/>
              </w:rPr>
              <w:t>Class.CID</w:t>
            </w:r>
          </w:p>
        </w:tc>
      </w:tr>
      <w:tr w:rsidR="00335113" w:rsidTr="001036CA">
        <w:trPr>
          <w:jc w:val="center"/>
        </w:trPr>
        <w:tc>
          <w:tcPr>
            <w:tcW w:w="1011" w:type="pct"/>
            <w:vAlign w:val="center"/>
          </w:tcPr>
          <w:p w:rsidR="00335113" w:rsidRPr="005045CF" w:rsidRDefault="00335113" w:rsidP="005A21E4">
            <w:pPr>
              <w:pStyle w:val="aff3"/>
            </w:pPr>
            <w:r w:rsidRPr="005045CF">
              <w:t>Operation</w:t>
            </w:r>
          </w:p>
        </w:tc>
        <w:tc>
          <w:tcPr>
            <w:tcW w:w="1023" w:type="pct"/>
            <w:vAlign w:val="center"/>
          </w:tcPr>
          <w:p w:rsidR="00335113" w:rsidRPr="005045CF" w:rsidRDefault="00335113" w:rsidP="005A21E4">
            <w:pPr>
              <w:pStyle w:val="aff3"/>
            </w:pPr>
            <w:r w:rsidRPr="005045CF">
              <w:t>bit</w:t>
            </w:r>
          </w:p>
        </w:tc>
        <w:tc>
          <w:tcPr>
            <w:tcW w:w="2966" w:type="pct"/>
            <w:vAlign w:val="center"/>
          </w:tcPr>
          <w:p w:rsidR="00335113" w:rsidRPr="005045CF" w:rsidRDefault="00335113" w:rsidP="005A21E4">
            <w:pPr>
              <w:pStyle w:val="aff3"/>
            </w:pPr>
            <w:r w:rsidRPr="005045CF">
              <w:rPr>
                <w:rFonts w:hint="eastAsia"/>
              </w:rPr>
              <w:t>Not null</w:t>
            </w:r>
            <w:r w:rsidRPr="005045CF">
              <w:rPr>
                <w:rFonts w:hint="eastAsia"/>
              </w:rPr>
              <w:t>，執行是否成功，</w:t>
            </w:r>
            <w:r w:rsidRPr="005045CF">
              <w:rPr>
                <w:rFonts w:hint="eastAsia"/>
              </w:rPr>
              <w:t xml:space="preserve">1 </w:t>
            </w:r>
            <w:r w:rsidRPr="005045CF">
              <w:sym w:font="Wingdings" w:char="F0F0"/>
            </w:r>
            <w:r w:rsidRPr="005045CF">
              <w:rPr>
                <w:rFonts w:hint="eastAsia"/>
              </w:rPr>
              <w:t>成功，</w:t>
            </w:r>
            <w:r w:rsidRPr="005045CF">
              <w:rPr>
                <w:rFonts w:hint="eastAsia"/>
              </w:rPr>
              <w:t xml:space="preserve">0 </w:t>
            </w:r>
            <w:r w:rsidRPr="005045CF">
              <w:sym w:font="Wingdings" w:char="F0F0"/>
            </w:r>
            <w:r w:rsidRPr="005045CF">
              <w:rPr>
                <w:rFonts w:hint="eastAsia"/>
              </w:rPr>
              <w:t>失敗</w:t>
            </w:r>
          </w:p>
        </w:tc>
      </w:tr>
      <w:tr w:rsidR="00335113" w:rsidTr="001036CA">
        <w:trPr>
          <w:jc w:val="center"/>
        </w:trPr>
        <w:tc>
          <w:tcPr>
            <w:tcW w:w="1011" w:type="pct"/>
            <w:vAlign w:val="center"/>
          </w:tcPr>
          <w:p w:rsidR="00335113" w:rsidRPr="005045CF" w:rsidRDefault="00335113" w:rsidP="005A21E4">
            <w:pPr>
              <w:pStyle w:val="aff3"/>
            </w:pPr>
            <w:r w:rsidRPr="005045CF">
              <w:lastRenderedPageBreak/>
              <w:t>Sort</w:t>
            </w:r>
          </w:p>
        </w:tc>
        <w:tc>
          <w:tcPr>
            <w:tcW w:w="1023" w:type="pct"/>
            <w:vAlign w:val="center"/>
          </w:tcPr>
          <w:p w:rsidR="00335113" w:rsidRPr="005045CF" w:rsidRDefault="00335113" w:rsidP="005A21E4">
            <w:pPr>
              <w:pStyle w:val="aff3"/>
            </w:pPr>
            <w:r w:rsidRPr="005045CF">
              <w:rPr>
                <w:rFonts w:hint="eastAsia"/>
              </w:rPr>
              <w:t>tinyint</w:t>
            </w:r>
          </w:p>
        </w:tc>
        <w:tc>
          <w:tcPr>
            <w:tcW w:w="2966" w:type="pct"/>
            <w:vAlign w:val="center"/>
          </w:tcPr>
          <w:p w:rsidR="00335113" w:rsidRPr="005045CF" w:rsidRDefault="00335113" w:rsidP="005A21E4">
            <w:pPr>
              <w:pStyle w:val="aff3"/>
            </w:pPr>
            <w:r w:rsidRPr="005045CF">
              <w:rPr>
                <w:rFonts w:hint="eastAsia"/>
              </w:rPr>
              <w:t>使用哪種排序</w:t>
            </w:r>
            <w:r w:rsidRPr="005045CF">
              <w:rPr>
                <w:rFonts w:hint="eastAsia"/>
              </w:rPr>
              <w:t xml:space="preserve"> (cRank)</w:t>
            </w:r>
          </w:p>
        </w:tc>
      </w:tr>
      <w:tr w:rsidR="00335113" w:rsidTr="001036CA">
        <w:trPr>
          <w:jc w:val="center"/>
        </w:trPr>
        <w:tc>
          <w:tcPr>
            <w:tcW w:w="1011" w:type="pct"/>
            <w:vAlign w:val="center"/>
          </w:tcPr>
          <w:p w:rsidR="00335113" w:rsidRPr="005045CF" w:rsidRDefault="00335113" w:rsidP="005A21E4">
            <w:pPr>
              <w:pStyle w:val="aff3"/>
            </w:pPr>
            <w:r w:rsidRPr="005045CF">
              <w:t>VisitDate</w:t>
            </w:r>
          </w:p>
        </w:tc>
        <w:tc>
          <w:tcPr>
            <w:tcW w:w="1023" w:type="pct"/>
            <w:vAlign w:val="center"/>
          </w:tcPr>
          <w:p w:rsidR="00335113" w:rsidRPr="005045CF" w:rsidRDefault="00335113" w:rsidP="005A21E4">
            <w:pPr>
              <w:pStyle w:val="aff3"/>
            </w:pPr>
            <w:r w:rsidRPr="005045CF">
              <w:t>datetime</w:t>
            </w:r>
          </w:p>
        </w:tc>
        <w:tc>
          <w:tcPr>
            <w:tcW w:w="2966" w:type="pct"/>
            <w:vAlign w:val="center"/>
          </w:tcPr>
          <w:p w:rsidR="00335113" w:rsidRPr="005045CF" w:rsidRDefault="00335113" w:rsidP="005A21E4">
            <w:pPr>
              <w:pStyle w:val="aff3"/>
            </w:pPr>
            <w:r w:rsidRPr="005045CF">
              <w:rPr>
                <w:rFonts w:hint="eastAsia"/>
              </w:rPr>
              <w:t>瀏覽時間，預設值為建立時間</w:t>
            </w:r>
          </w:p>
        </w:tc>
      </w:tr>
    </w:tbl>
    <w:p w:rsidR="0053687B" w:rsidRDefault="0053687B" w:rsidP="00EE3EA5">
      <w:pPr>
        <w:pStyle w:val="3"/>
      </w:pPr>
      <w:r>
        <w:rPr>
          <w:rFonts w:hint="eastAsia"/>
        </w:rPr>
        <w:t>LogMan</w:t>
      </w:r>
      <w:r w:rsidR="0039099F">
        <w:rPr>
          <w:rFonts w:hint="eastAsia"/>
        </w:rPr>
        <w:t xml:space="preserve"> Table</w:t>
      </w:r>
    </w:p>
    <w:p w:rsidR="00C97CD6" w:rsidRDefault="00C97CD6" w:rsidP="001036CA"/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960"/>
        <w:gridCol w:w="5688"/>
      </w:tblGrid>
      <w:tr w:rsidR="0027435B" w:rsidRPr="001A1FE0" w:rsidTr="001036CA">
        <w:trPr>
          <w:jc w:val="center"/>
        </w:trPr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欄位名稱</w:t>
            </w:r>
          </w:p>
        </w:tc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資料型態</w:t>
            </w:r>
          </w:p>
        </w:tc>
        <w:tc>
          <w:tcPr>
            <w:tcW w:w="2959" w:type="pct"/>
            <w:shd w:val="clear" w:color="auto" w:fill="D0CECE" w:themeFill="background2" w:themeFillShade="E6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註解</w:t>
            </w:r>
          </w:p>
        </w:tc>
      </w:tr>
      <w:tr w:rsidR="0027435B" w:rsidTr="001036CA">
        <w:trPr>
          <w:jc w:val="center"/>
        </w:trPr>
        <w:tc>
          <w:tcPr>
            <w:tcW w:w="1020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SID</w:t>
            </w:r>
          </w:p>
        </w:tc>
        <w:tc>
          <w:tcPr>
            <w:tcW w:w="1020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tinyint</w:t>
            </w:r>
          </w:p>
        </w:tc>
        <w:tc>
          <w:tcPr>
            <w:tcW w:w="2959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MSession.SID</w:t>
            </w:r>
          </w:p>
        </w:tc>
      </w:tr>
      <w:tr w:rsidR="0027435B" w:rsidTr="001036CA">
        <w:trPr>
          <w:jc w:val="center"/>
        </w:trPr>
        <w:tc>
          <w:tcPr>
            <w:tcW w:w="1020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t>TargetType</w:t>
            </w:r>
          </w:p>
        </w:tc>
        <w:tc>
          <w:tcPr>
            <w:tcW w:w="1020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t>bit</w:t>
            </w:r>
          </w:p>
        </w:tc>
        <w:tc>
          <w:tcPr>
            <w:tcW w:w="2959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決定</w:t>
            </w:r>
            <w:r w:rsidRPr="005045CF">
              <w:rPr>
                <w:rFonts w:hint="eastAsia"/>
              </w:rPr>
              <w:t>TargetID</w:t>
            </w:r>
            <w:r w:rsidRPr="005045CF">
              <w:rPr>
                <w:rFonts w:hint="eastAsia"/>
              </w:rPr>
              <w:t>的屬性</w:t>
            </w:r>
            <w:r w:rsidRPr="005045CF">
              <w:t>0</w:t>
            </w:r>
            <w:r w:rsidRPr="005045CF">
              <w:sym w:font="Wingdings" w:char="F0F0"/>
            </w:r>
            <w:r w:rsidRPr="005045CF">
              <w:rPr>
                <w:rFonts w:hint="eastAsia"/>
              </w:rPr>
              <w:t xml:space="preserve"> Class</w:t>
            </w:r>
            <w:r w:rsidRPr="005045CF">
              <w:t>, 1</w:t>
            </w:r>
            <w:r w:rsidRPr="005045CF">
              <w:sym w:font="Wingdings" w:char="F0F0"/>
            </w:r>
            <w:r w:rsidRPr="005045CF">
              <w:t>Object</w:t>
            </w:r>
          </w:p>
        </w:tc>
      </w:tr>
      <w:tr w:rsidR="0027435B" w:rsidTr="001036CA">
        <w:trPr>
          <w:jc w:val="center"/>
        </w:trPr>
        <w:tc>
          <w:tcPr>
            <w:tcW w:w="1020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t>TargetID</w:t>
            </w:r>
          </w:p>
        </w:tc>
        <w:tc>
          <w:tcPr>
            <w:tcW w:w="1020" w:type="pct"/>
            <w:vAlign w:val="center"/>
          </w:tcPr>
          <w:p w:rsidR="0027435B" w:rsidRPr="001036CA" w:rsidRDefault="0007051D" w:rsidP="005A21E4">
            <w:pPr>
              <w:pStyle w:val="aff3"/>
              <w:rPr>
                <w:highlight w:val="yellow"/>
              </w:rPr>
            </w:pPr>
            <w:r>
              <w:rPr>
                <w:highlight w:val="yellow"/>
              </w:rPr>
              <w:t>int</w:t>
            </w:r>
          </w:p>
        </w:tc>
        <w:tc>
          <w:tcPr>
            <w:tcW w:w="2959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Class.CID / Object.OID</w:t>
            </w:r>
          </w:p>
        </w:tc>
      </w:tr>
      <w:tr w:rsidR="0027435B" w:rsidTr="001036CA">
        <w:trPr>
          <w:jc w:val="center"/>
        </w:trPr>
        <w:tc>
          <w:tcPr>
            <w:tcW w:w="1020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t>Operation</w:t>
            </w:r>
          </w:p>
        </w:tc>
        <w:tc>
          <w:tcPr>
            <w:tcW w:w="1020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t>bit</w:t>
            </w:r>
          </w:p>
        </w:tc>
        <w:tc>
          <w:tcPr>
            <w:tcW w:w="2959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Not null</w:t>
            </w:r>
            <w:r w:rsidRPr="005045CF">
              <w:rPr>
                <w:rFonts w:hint="eastAsia"/>
              </w:rPr>
              <w:t>，執行是否成功，</w:t>
            </w:r>
            <w:r w:rsidRPr="005045CF">
              <w:rPr>
                <w:rFonts w:hint="eastAsia"/>
              </w:rPr>
              <w:t xml:space="preserve">1 </w:t>
            </w:r>
            <w:r w:rsidRPr="005045CF">
              <w:sym w:font="Wingdings" w:char="F0F0"/>
            </w:r>
            <w:r w:rsidRPr="005045CF">
              <w:rPr>
                <w:rFonts w:hint="eastAsia"/>
              </w:rPr>
              <w:t>成功，</w:t>
            </w:r>
            <w:r w:rsidRPr="005045CF">
              <w:rPr>
                <w:rFonts w:hint="eastAsia"/>
              </w:rPr>
              <w:t xml:space="preserve">0 </w:t>
            </w:r>
            <w:r w:rsidRPr="005045CF">
              <w:sym w:font="Wingdings" w:char="F0F0"/>
            </w:r>
            <w:r w:rsidRPr="005045CF">
              <w:rPr>
                <w:rFonts w:hint="eastAsia"/>
              </w:rPr>
              <w:t>失敗</w:t>
            </w:r>
          </w:p>
        </w:tc>
      </w:tr>
      <w:tr w:rsidR="0027435B" w:rsidTr="001036CA">
        <w:trPr>
          <w:jc w:val="center"/>
        </w:trPr>
        <w:tc>
          <w:tcPr>
            <w:tcW w:w="1020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t>Sort</w:t>
            </w:r>
          </w:p>
        </w:tc>
        <w:tc>
          <w:tcPr>
            <w:tcW w:w="1020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t>tinyint</w:t>
            </w:r>
          </w:p>
        </w:tc>
        <w:tc>
          <w:tcPr>
            <w:tcW w:w="2959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使用哪種排序</w:t>
            </w:r>
            <w:r w:rsidRPr="005045CF">
              <w:rPr>
                <w:rFonts w:hint="eastAsia"/>
              </w:rPr>
              <w:t xml:space="preserve"> (cRank)</w:t>
            </w:r>
          </w:p>
        </w:tc>
      </w:tr>
      <w:tr w:rsidR="0027435B" w:rsidTr="001036CA">
        <w:trPr>
          <w:jc w:val="center"/>
        </w:trPr>
        <w:tc>
          <w:tcPr>
            <w:tcW w:w="1020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t>IndexCount</w:t>
            </w:r>
          </w:p>
        </w:tc>
        <w:tc>
          <w:tcPr>
            <w:tcW w:w="1020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int</w:t>
            </w:r>
          </w:p>
        </w:tc>
        <w:tc>
          <w:tcPr>
            <w:tcW w:w="2959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在第幾個分頁</w:t>
            </w:r>
            <w:r w:rsidRPr="005045CF">
              <w:rPr>
                <w:rFonts w:hint="eastAsia"/>
              </w:rPr>
              <w:t xml:space="preserve"> (Page Index)</w:t>
            </w:r>
          </w:p>
        </w:tc>
      </w:tr>
      <w:tr w:rsidR="0027435B" w:rsidTr="001036CA">
        <w:trPr>
          <w:jc w:val="center"/>
        </w:trPr>
        <w:tc>
          <w:tcPr>
            <w:tcW w:w="1020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t>VisitDate</w:t>
            </w:r>
          </w:p>
        </w:tc>
        <w:tc>
          <w:tcPr>
            <w:tcW w:w="1020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t>datetime</w:t>
            </w:r>
          </w:p>
        </w:tc>
        <w:tc>
          <w:tcPr>
            <w:tcW w:w="2959" w:type="pct"/>
            <w:vAlign w:val="center"/>
          </w:tcPr>
          <w:p w:rsidR="0027435B" w:rsidRPr="005045CF" w:rsidRDefault="0027435B" w:rsidP="005A21E4">
            <w:pPr>
              <w:pStyle w:val="aff3"/>
            </w:pPr>
            <w:r w:rsidRPr="005045CF">
              <w:rPr>
                <w:rFonts w:hint="eastAsia"/>
              </w:rPr>
              <w:t>瀏覽時間，預設值為建立時間</w:t>
            </w:r>
          </w:p>
        </w:tc>
      </w:tr>
    </w:tbl>
    <w:p w:rsidR="005E5E0F" w:rsidRDefault="005E5E0F" w:rsidP="00471A09"/>
    <w:p w:rsidR="0053687B" w:rsidRDefault="0053687B" w:rsidP="00EE3EA5">
      <w:pPr>
        <w:pStyle w:val="3"/>
      </w:pPr>
      <w:r>
        <w:rPr>
          <w:rFonts w:hint="eastAsia"/>
        </w:rPr>
        <w:t>LogManTx</w:t>
      </w:r>
      <w:r w:rsidR="0039099F">
        <w:rPr>
          <w:rFonts w:hint="eastAsia"/>
        </w:rPr>
        <w:t xml:space="preserve"> Table</w:t>
      </w:r>
    </w:p>
    <w:p w:rsidR="00C97CD6" w:rsidRDefault="00C97CD6" w:rsidP="001036CA"/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960"/>
        <w:gridCol w:w="5688"/>
      </w:tblGrid>
      <w:tr w:rsidR="0027435B" w:rsidRPr="001A1FE0" w:rsidTr="001036CA">
        <w:trPr>
          <w:jc w:val="center"/>
        </w:trPr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rPr>
                <w:rFonts w:hint="eastAsia"/>
              </w:rPr>
              <w:t>欄位名稱</w:t>
            </w:r>
          </w:p>
        </w:tc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rPr>
                <w:rFonts w:hint="eastAsia"/>
              </w:rPr>
              <w:t>資料型態</w:t>
            </w:r>
          </w:p>
        </w:tc>
        <w:tc>
          <w:tcPr>
            <w:tcW w:w="2959" w:type="pct"/>
            <w:shd w:val="clear" w:color="auto" w:fill="D0CECE" w:themeFill="background2" w:themeFillShade="E6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rPr>
                <w:rFonts w:hint="eastAsia"/>
              </w:rPr>
              <w:t>註解</w:t>
            </w:r>
          </w:p>
        </w:tc>
      </w:tr>
      <w:tr w:rsidR="0027435B" w:rsidTr="001036CA">
        <w:trPr>
          <w:jc w:val="center"/>
        </w:trPr>
        <w:tc>
          <w:tcPr>
            <w:tcW w:w="1020" w:type="pct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rPr>
                <w:rFonts w:hint="eastAsia"/>
              </w:rPr>
              <w:t>SID</w:t>
            </w:r>
          </w:p>
        </w:tc>
        <w:tc>
          <w:tcPr>
            <w:tcW w:w="1020" w:type="pct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rPr>
                <w:rFonts w:hint="eastAsia"/>
              </w:rPr>
              <w:t>tinyint</w:t>
            </w:r>
          </w:p>
        </w:tc>
        <w:tc>
          <w:tcPr>
            <w:tcW w:w="2959" w:type="pct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rPr>
                <w:rFonts w:hint="eastAsia"/>
              </w:rPr>
              <w:t>MSession.SID</w:t>
            </w:r>
          </w:p>
        </w:tc>
      </w:tr>
      <w:tr w:rsidR="0027435B" w:rsidTr="001036CA">
        <w:trPr>
          <w:jc w:val="center"/>
        </w:trPr>
        <w:tc>
          <w:tcPr>
            <w:tcW w:w="1020" w:type="pct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t>Method</w:t>
            </w:r>
          </w:p>
        </w:tc>
        <w:tc>
          <w:tcPr>
            <w:tcW w:w="1020" w:type="pct"/>
            <w:vAlign w:val="center"/>
          </w:tcPr>
          <w:p w:rsidR="0027435B" w:rsidRPr="001036CA" w:rsidRDefault="0027435B" w:rsidP="005A21E4">
            <w:pPr>
              <w:pStyle w:val="aff3"/>
              <w:rPr>
                <w:highlight w:val="yellow"/>
              </w:rPr>
            </w:pPr>
            <w:proofErr w:type="gramStart"/>
            <w:r w:rsidRPr="001036CA">
              <w:rPr>
                <w:highlight w:val="yellow"/>
              </w:rPr>
              <w:t>nvarchar(</w:t>
            </w:r>
            <w:proofErr w:type="gramEnd"/>
            <w:r w:rsidR="0076652A">
              <w:rPr>
                <w:rFonts w:hint="eastAsia"/>
                <w:highlight w:val="yellow"/>
              </w:rPr>
              <w:t>512</w:t>
            </w:r>
            <w:r w:rsidRPr="001036CA">
              <w:rPr>
                <w:highlight w:val="yellow"/>
              </w:rPr>
              <w:t>)</w:t>
            </w:r>
          </w:p>
        </w:tc>
        <w:tc>
          <w:tcPr>
            <w:tcW w:w="2959" w:type="pct"/>
            <w:vAlign w:val="center"/>
          </w:tcPr>
          <w:p w:rsidR="0027435B" w:rsidRPr="00A828D4" w:rsidRDefault="00F73AAC" w:rsidP="005A21E4">
            <w:pPr>
              <w:pStyle w:val="aff3"/>
            </w:pPr>
            <w:r>
              <w:rPr>
                <w:rFonts w:hint="eastAsia"/>
              </w:rPr>
              <w:t>執行的</w:t>
            </w:r>
            <w:r>
              <w:rPr>
                <w:rFonts w:hint="eastAsia"/>
              </w:rPr>
              <w:t>API Method</w:t>
            </w:r>
          </w:p>
        </w:tc>
      </w:tr>
      <w:tr w:rsidR="0007051D" w:rsidTr="001036CA">
        <w:trPr>
          <w:jc w:val="center"/>
        </w:trPr>
        <w:tc>
          <w:tcPr>
            <w:tcW w:w="1020" w:type="pct"/>
            <w:vAlign w:val="center"/>
          </w:tcPr>
          <w:p w:rsidR="0007051D" w:rsidRPr="00A828D4" w:rsidRDefault="003508B5" w:rsidP="005A21E4">
            <w:pPr>
              <w:pStyle w:val="aff3"/>
            </w:pPr>
            <w:r>
              <w:rPr>
                <w:rFonts w:hint="eastAsia"/>
              </w:rPr>
              <w:t>Data</w:t>
            </w:r>
            <w:r>
              <w:t>Operation</w:t>
            </w:r>
          </w:p>
        </w:tc>
        <w:tc>
          <w:tcPr>
            <w:tcW w:w="1020" w:type="pct"/>
            <w:vAlign w:val="center"/>
          </w:tcPr>
          <w:p w:rsidR="0007051D" w:rsidRPr="001036CA" w:rsidRDefault="003508B5" w:rsidP="005A21E4">
            <w:pPr>
              <w:pStyle w:val="aff3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bit</w:t>
            </w:r>
          </w:p>
        </w:tc>
        <w:tc>
          <w:tcPr>
            <w:tcW w:w="2959" w:type="pct"/>
            <w:vAlign w:val="center"/>
          </w:tcPr>
          <w:p w:rsidR="0007051D" w:rsidRPr="00A828D4" w:rsidRDefault="003508B5" w:rsidP="005A21E4">
            <w:pPr>
              <w:pStyle w:val="aff3"/>
            </w:pPr>
            <w:r>
              <w:t>i</w:t>
            </w:r>
            <w:r w:rsidRPr="00A828D4">
              <w:t>nsert/delete/update = NULL/0/1</w:t>
            </w:r>
          </w:p>
        </w:tc>
      </w:tr>
      <w:tr w:rsidR="0027435B" w:rsidTr="001036CA">
        <w:trPr>
          <w:jc w:val="center"/>
        </w:trPr>
        <w:tc>
          <w:tcPr>
            <w:tcW w:w="1020" w:type="pct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t>PostString</w:t>
            </w:r>
          </w:p>
        </w:tc>
        <w:tc>
          <w:tcPr>
            <w:tcW w:w="1020" w:type="pct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t>datetime</w:t>
            </w:r>
          </w:p>
        </w:tc>
        <w:tc>
          <w:tcPr>
            <w:tcW w:w="2959" w:type="pct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rPr>
                <w:rFonts w:hint="eastAsia"/>
              </w:rPr>
              <w:t>記錄網頁</w:t>
            </w:r>
            <w:r w:rsidRPr="00A828D4">
              <w:rPr>
                <w:rFonts w:hint="eastAsia"/>
              </w:rPr>
              <w:t>Post</w:t>
            </w:r>
            <w:r w:rsidRPr="00A828D4">
              <w:rPr>
                <w:rFonts w:hint="eastAsia"/>
              </w:rPr>
              <w:t>的內容</w:t>
            </w:r>
          </w:p>
        </w:tc>
      </w:tr>
      <w:tr w:rsidR="0027435B" w:rsidTr="001036CA">
        <w:trPr>
          <w:jc w:val="center"/>
        </w:trPr>
        <w:tc>
          <w:tcPr>
            <w:tcW w:w="1020" w:type="pct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t>VisitDate</w:t>
            </w:r>
          </w:p>
        </w:tc>
        <w:tc>
          <w:tcPr>
            <w:tcW w:w="1020" w:type="pct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t>datetime</w:t>
            </w:r>
          </w:p>
        </w:tc>
        <w:tc>
          <w:tcPr>
            <w:tcW w:w="2959" w:type="pct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rPr>
                <w:rFonts w:hint="eastAsia"/>
              </w:rPr>
              <w:t>瀏覽時間，預設值為建立時間</w:t>
            </w:r>
          </w:p>
        </w:tc>
      </w:tr>
    </w:tbl>
    <w:p w:rsidR="007A650B" w:rsidRDefault="007A650B" w:rsidP="00EE3EA5">
      <w:pPr>
        <w:pStyle w:val="3"/>
      </w:pPr>
      <w:r>
        <w:rPr>
          <w:rFonts w:hint="eastAsia"/>
        </w:rPr>
        <w:t>LogSearch Table</w:t>
      </w:r>
    </w:p>
    <w:p w:rsidR="00C97CD6" w:rsidRDefault="00C97CD6" w:rsidP="001036CA"/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960"/>
        <w:gridCol w:w="5688"/>
      </w:tblGrid>
      <w:tr w:rsidR="0027435B" w:rsidRPr="00727C4D" w:rsidTr="001036CA">
        <w:trPr>
          <w:jc w:val="center"/>
        </w:trPr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rPr>
                <w:rFonts w:hint="eastAsia"/>
              </w:rPr>
              <w:t>欄位名稱</w:t>
            </w:r>
          </w:p>
        </w:tc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rPr>
                <w:rFonts w:hint="eastAsia"/>
              </w:rPr>
              <w:t>資料型態</w:t>
            </w:r>
          </w:p>
        </w:tc>
        <w:tc>
          <w:tcPr>
            <w:tcW w:w="2959" w:type="pct"/>
            <w:shd w:val="clear" w:color="auto" w:fill="D0CECE" w:themeFill="background2" w:themeFillShade="E6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rPr>
                <w:rFonts w:hint="eastAsia"/>
              </w:rPr>
              <w:t>註解</w:t>
            </w:r>
          </w:p>
        </w:tc>
      </w:tr>
      <w:tr w:rsidR="0027435B" w:rsidTr="001036CA">
        <w:trPr>
          <w:jc w:val="center"/>
        </w:trPr>
        <w:tc>
          <w:tcPr>
            <w:tcW w:w="1020" w:type="pct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rPr>
                <w:rFonts w:hint="eastAsia"/>
              </w:rPr>
              <w:t>SID</w:t>
            </w:r>
          </w:p>
        </w:tc>
        <w:tc>
          <w:tcPr>
            <w:tcW w:w="1020" w:type="pct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rPr>
                <w:rFonts w:hint="eastAsia"/>
              </w:rPr>
              <w:t>tinyint</w:t>
            </w:r>
          </w:p>
        </w:tc>
        <w:tc>
          <w:tcPr>
            <w:tcW w:w="2959" w:type="pct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rPr>
                <w:rFonts w:hint="eastAsia"/>
              </w:rPr>
              <w:t>MSession.SID</w:t>
            </w:r>
          </w:p>
        </w:tc>
      </w:tr>
      <w:tr w:rsidR="0027435B" w:rsidTr="001036CA">
        <w:trPr>
          <w:jc w:val="center"/>
        </w:trPr>
        <w:tc>
          <w:tcPr>
            <w:tcW w:w="1020" w:type="pct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t>QueryString</w:t>
            </w:r>
          </w:p>
        </w:tc>
        <w:tc>
          <w:tcPr>
            <w:tcW w:w="1020" w:type="pct"/>
            <w:vAlign w:val="center"/>
          </w:tcPr>
          <w:p w:rsidR="0027435B" w:rsidRPr="00A828D4" w:rsidRDefault="0027435B" w:rsidP="005A21E4">
            <w:pPr>
              <w:pStyle w:val="aff3"/>
            </w:pPr>
            <w:proofErr w:type="gramStart"/>
            <w:r w:rsidRPr="00A828D4">
              <w:rPr>
                <w:rFonts w:hint="eastAsia"/>
              </w:rPr>
              <w:t>nvarchar(</w:t>
            </w:r>
            <w:proofErr w:type="gramEnd"/>
            <w:r w:rsidRPr="00A828D4">
              <w:rPr>
                <w:rFonts w:hint="eastAsia"/>
              </w:rPr>
              <w:t>60)</w:t>
            </w:r>
          </w:p>
        </w:tc>
        <w:tc>
          <w:tcPr>
            <w:tcW w:w="2959" w:type="pct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rPr>
                <w:rFonts w:hint="eastAsia"/>
              </w:rPr>
              <w:t>記錄使用者輸入的關鍵字</w:t>
            </w:r>
          </w:p>
        </w:tc>
      </w:tr>
      <w:tr w:rsidR="0027435B" w:rsidTr="001036CA">
        <w:trPr>
          <w:jc w:val="center"/>
        </w:trPr>
        <w:tc>
          <w:tcPr>
            <w:tcW w:w="1020" w:type="pct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t>SearchDate</w:t>
            </w:r>
          </w:p>
        </w:tc>
        <w:tc>
          <w:tcPr>
            <w:tcW w:w="1020" w:type="pct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t>datetime</w:t>
            </w:r>
          </w:p>
        </w:tc>
        <w:tc>
          <w:tcPr>
            <w:tcW w:w="2959" w:type="pct"/>
            <w:vAlign w:val="center"/>
          </w:tcPr>
          <w:p w:rsidR="0027435B" w:rsidRPr="00A828D4" w:rsidRDefault="0027435B" w:rsidP="005A21E4">
            <w:pPr>
              <w:pStyle w:val="aff3"/>
            </w:pPr>
            <w:r w:rsidRPr="00A828D4">
              <w:rPr>
                <w:rFonts w:hint="eastAsia"/>
              </w:rPr>
              <w:t>搜尋的時間</w:t>
            </w:r>
          </w:p>
        </w:tc>
      </w:tr>
    </w:tbl>
    <w:p w:rsidR="00B72D50" w:rsidRDefault="00B72D50" w:rsidP="00EE3EA5">
      <w:pPr>
        <w:pStyle w:val="3"/>
      </w:pPr>
      <w:r>
        <w:rPr>
          <w:rFonts w:hint="eastAsia"/>
        </w:rPr>
        <w:t>LogError Table</w:t>
      </w:r>
    </w:p>
    <w:p w:rsidR="00C97CD6" w:rsidRDefault="00C97CD6" w:rsidP="001036CA"/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960"/>
        <w:gridCol w:w="5688"/>
      </w:tblGrid>
      <w:tr w:rsidR="00B72D50" w:rsidRPr="00727C4D" w:rsidTr="001036CA">
        <w:trPr>
          <w:jc w:val="center"/>
        </w:trPr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B72D50" w:rsidRPr="005C541D" w:rsidRDefault="00B72D50" w:rsidP="00214910">
            <w:pPr>
              <w:pStyle w:val="aff3"/>
            </w:pPr>
            <w:r w:rsidRPr="005C541D">
              <w:rPr>
                <w:rFonts w:hint="eastAsia"/>
              </w:rPr>
              <w:t>欄位名稱</w:t>
            </w:r>
          </w:p>
        </w:tc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B72D50" w:rsidRPr="005C541D" w:rsidRDefault="00B72D50" w:rsidP="00214910">
            <w:pPr>
              <w:pStyle w:val="aff3"/>
            </w:pPr>
            <w:r w:rsidRPr="005C541D">
              <w:rPr>
                <w:rFonts w:hint="eastAsia"/>
              </w:rPr>
              <w:t>資料型態</w:t>
            </w:r>
          </w:p>
        </w:tc>
        <w:tc>
          <w:tcPr>
            <w:tcW w:w="2959" w:type="pct"/>
            <w:shd w:val="clear" w:color="auto" w:fill="D0CECE" w:themeFill="background2" w:themeFillShade="E6"/>
            <w:vAlign w:val="center"/>
          </w:tcPr>
          <w:p w:rsidR="00B72D50" w:rsidRPr="005C541D" w:rsidRDefault="00B72D50" w:rsidP="00214910">
            <w:pPr>
              <w:pStyle w:val="aff3"/>
            </w:pPr>
            <w:r w:rsidRPr="005C541D">
              <w:rPr>
                <w:rFonts w:hint="eastAsia"/>
              </w:rPr>
              <w:t>註解</w:t>
            </w:r>
          </w:p>
        </w:tc>
      </w:tr>
      <w:tr w:rsidR="00B72D50" w:rsidTr="001036CA">
        <w:trPr>
          <w:jc w:val="center"/>
        </w:trPr>
        <w:tc>
          <w:tcPr>
            <w:tcW w:w="1020" w:type="pct"/>
          </w:tcPr>
          <w:p w:rsidR="00B72D50" w:rsidRPr="005C541D" w:rsidRDefault="00B72D50" w:rsidP="00214910">
            <w:pPr>
              <w:pStyle w:val="aff3"/>
            </w:pPr>
            <w:r>
              <w:rPr>
                <w:rFonts w:hint="eastAsia"/>
              </w:rPr>
              <w:t>SID</w:t>
            </w:r>
          </w:p>
        </w:tc>
        <w:tc>
          <w:tcPr>
            <w:tcW w:w="1020" w:type="pct"/>
          </w:tcPr>
          <w:p w:rsidR="00B72D50" w:rsidRPr="005C541D" w:rsidRDefault="00B72D50" w:rsidP="00214910">
            <w:pPr>
              <w:pStyle w:val="aff3"/>
            </w:pPr>
            <w:r>
              <w:rPr>
                <w:rFonts w:hint="eastAsia"/>
              </w:rPr>
              <w:t>int</w:t>
            </w:r>
          </w:p>
        </w:tc>
        <w:tc>
          <w:tcPr>
            <w:tcW w:w="2959" w:type="pct"/>
          </w:tcPr>
          <w:p w:rsidR="00B72D50" w:rsidRPr="005C541D" w:rsidRDefault="00B72D50" w:rsidP="00214910">
            <w:pPr>
              <w:pStyle w:val="aff3"/>
            </w:pPr>
            <w:r>
              <w:t>PK</w:t>
            </w:r>
          </w:p>
        </w:tc>
      </w:tr>
      <w:tr w:rsidR="00B72D50" w:rsidRPr="00266623" w:rsidTr="001036CA">
        <w:trPr>
          <w:jc w:val="center"/>
        </w:trPr>
        <w:tc>
          <w:tcPr>
            <w:tcW w:w="1020" w:type="pct"/>
          </w:tcPr>
          <w:p w:rsidR="00B72D50" w:rsidRPr="005C541D" w:rsidRDefault="00B72D50" w:rsidP="00214910">
            <w:pPr>
              <w:pStyle w:val="aff3"/>
            </w:pPr>
            <w:r>
              <w:rPr>
                <w:rFonts w:hint="eastAsia"/>
              </w:rPr>
              <w:t>ErrCode</w:t>
            </w:r>
          </w:p>
        </w:tc>
        <w:tc>
          <w:tcPr>
            <w:tcW w:w="1020" w:type="pct"/>
          </w:tcPr>
          <w:p w:rsidR="00B72D50" w:rsidRPr="005C541D" w:rsidRDefault="00B72D50" w:rsidP="00214910">
            <w:pPr>
              <w:pStyle w:val="aff3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959" w:type="pct"/>
          </w:tcPr>
          <w:p w:rsidR="00B72D50" w:rsidRPr="005C541D" w:rsidRDefault="00B72D50" w:rsidP="00214910">
            <w:pPr>
              <w:pStyle w:val="aff3"/>
            </w:pPr>
            <w:r>
              <w:t>錯誤碼</w:t>
            </w:r>
          </w:p>
        </w:tc>
      </w:tr>
      <w:tr w:rsidR="00B72D50" w:rsidTr="001036CA">
        <w:trPr>
          <w:jc w:val="center"/>
        </w:trPr>
        <w:tc>
          <w:tcPr>
            <w:tcW w:w="1020" w:type="pct"/>
          </w:tcPr>
          <w:p w:rsidR="00B72D50" w:rsidRPr="005C541D" w:rsidRDefault="00B72D50" w:rsidP="00214910">
            <w:pPr>
              <w:pStyle w:val="aff3"/>
            </w:pPr>
            <w:r>
              <w:rPr>
                <w:rFonts w:hint="eastAsia"/>
              </w:rPr>
              <w:t>ErrMsg</w:t>
            </w:r>
          </w:p>
        </w:tc>
        <w:tc>
          <w:tcPr>
            <w:tcW w:w="1020" w:type="pct"/>
          </w:tcPr>
          <w:p w:rsidR="00B72D50" w:rsidRPr="005C541D" w:rsidRDefault="00B72D50" w:rsidP="00214910">
            <w:pPr>
              <w:pStyle w:val="aff3"/>
            </w:pPr>
            <w:proofErr w:type="gramStart"/>
            <w:r w:rsidRPr="005C541D">
              <w:rPr>
                <w:rFonts w:hint="eastAsia"/>
              </w:rPr>
              <w:t>n</w:t>
            </w:r>
            <w:r w:rsidRPr="005C541D"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900</w:t>
            </w:r>
            <w:r w:rsidRPr="005C541D">
              <w:rPr>
                <w:rFonts w:hint="eastAsia"/>
              </w:rPr>
              <w:t>)</w:t>
            </w:r>
          </w:p>
        </w:tc>
        <w:tc>
          <w:tcPr>
            <w:tcW w:w="2959" w:type="pct"/>
          </w:tcPr>
          <w:p w:rsidR="00B72D50" w:rsidRPr="005C541D" w:rsidRDefault="00B72D50" w:rsidP="00214910">
            <w:pPr>
              <w:pStyle w:val="aff3"/>
            </w:pPr>
            <w:r>
              <w:t>錯誤訊息</w:t>
            </w:r>
          </w:p>
        </w:tc>
      </w:tr>
      <w:tr w:rsidR="00B72D50" w:rsidTr="001036CA">
        <w:trPr>
          <w:jc w:val="center"/>
        </w:trPr>
        <w:tc>
          <w:tcPr>
            <w:tcW w:w="1020" w:type="pct"/>
          </w:tcPr>
          <w:p w:rsidR="00B72D50" w:rsidRDefault="00B72D50" w:rsidP="00214910">
            <w:pPr>
              <w:pStyle w:val="aff3"/>
            </w:pPr>
            <w:r w:rsidRPr="001036CA">
              <w:rPr>
                <w:highlight w:val="yellow"/>
              </w:rPr>
              <w:t>Throwdate</w:t>
            </w:r>
          </w:p>
        </w:tc>
        <w:tc>
          <w:tcPr>
            <w:tcW w:w="1020" w:type="pct"/>
          </w:tcPr>
          <w:p w:rsidR="00B72D50" w:rsidRPr="005C541D" w:rsidRDefault="00B72D50" w:rsidP="00214910">
            <w:pPr>
              <w:pStyle w:val="aff3"/>
            </w:pPr>
            <w:r>
              <w:rPr>
                <w:rFonts w:hint="eastAsia"/>
              </w:rPr>
              <w:t>datetime</w:t>
            </w:r>
          </w:p>
        </w:tc>
        <w:tc>
          <w:tcPr>
            <w:tcW w:w="2959" w:type="pct"/>
          </w:tcPr>
          <w:p w:rsidR="00B72D50" w:rsidRPr="001036CA" w:rsidRDefault="00B72D50" w:rsidP="00214910">
            <w:pPr>
              <w:pStyle w:val="aff3"/>
              <w:rPr>
                <w:highlight w:val="yellow"/>
              </w:rPr>
            </w:pPr>
            <w:r w:rsidRPr="001036CA">
              <w:rPr>
                <w:highlight w:val="yellow"/>
              </w:rPr>
              <w:t>PK</w:t>
            </w:r>
          </w:p>
        </w:tc>
      </w:tr>
    </w:tbl>
    <w:p w:rsidR="00B72D50" w:rsidRDefault="00B72D50" w:rsidP="00B72D50"/>
    <w:p w:rsidR="008A516A" w:rsidRDefault="008A516A" w:rsidP="00FF32D3">
      <w:pPr>
        <w:pStyle w:val="2"/>
      </w:pPr>
      <w:r>
        <w:rPr>
          <w:rFonts w:hint="eastAsia"/>
        </w:rPr>
        <w:lastRenderedPageBreak/>
        <w:t>V</w:t>
      </w:r>
      <w:r>
        <w:t xml:space="preserve">iew </w:t>
      </w:r>
      <w:r>
        <w:rPr>
          <w:rFonts w:hint="eastAsia"/>
        </w:rPr>
        <w:t>Tables</w:t>
      </w:r>
    </w:p>
    <w:p w:rsidR="008A516A" w:rsidRDefault="008A516A" w:rsidP="00FF32D3">
      <w:pPr>
        <w:pStyle w:val="2"/>
      </w:pPr>
      <w:r>
        <w:rPr>
          <w:rFonts w:hint="eastAsia"/>
        </w:rPr>
        <w:t>F</w:t>
      </w:r>
      <w:r>
        <w:t>unctions</w:t>
      </w:r>
    </w:p>
    <w:p w:rsidR="00EE3EA5" w:rsidRDefault="00EE3EA5" w:rsidP="007A4D61">
      <w:pPr>
        <w:pStyle w:val="3"/>
      </w:pPr>
      <w:proofErr w:type="gramStart"/>
      <w:r>
        <w:rPr>
          <w:rFonts w:hint="eastAsia"/>
        </w:rPr>
        <w:t>dbo.fs</w:t>
      </w:r>
      <w:proofErr w:type="gramEnd"/>
      <w:r>
        <w:rPr>
          <w:rFonts w:hint="eastAsia"/>
        </w:rPr>
        <w:t>_</w:t>
      </w:r>
      <w:r>
        <w:t>createPassportCode( )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205"/>
      </w:tblGrid>
      <w:tr w:rsidR="00EE3EA5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EE3EA5" w:rsidRPr="00AA0A1C" w:rsidRDefault="00EE3EA5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函式</w:t>
            </w:r>
            <w:r w:rsidRPr="00AA0A1C">
              <w:rPr>
                <w:rFonts w:hint="eastAsia"/>
                <w:b/>
              </w:rPr>
              <w:t>名稱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EE3EA5" w:rsidRPr="009F4064" w:rsidRDefault="00EE3EA5" w:rsidP="00C222BF">
            <w:pPr>
              <w:pStyle w:val="aff3"/>
            </w:pPr>
            <w:r w:rsidRPr="009F4064">
              <w:rPr>
                <w:rFonts w:hint="eastAsia"/>
              </w:rPr>
              <w:t>fs_</w:t>
            </w:r>
            <w:r>
              <w:rPr>
                <w:rFonts w:hint="eastAsia"/>
              </w:rPr>
              <w:t>create</w:t>
            </w:r>
            <w:r>
              <w:t>PassportCode</w:t>
            </w:r>
          </w:p>
        </w:tc>
      </w:tr>
      <w:tr w:rsidR="00EE3EA5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EE3EA5" w:rsidRDefault="00EE3EA5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輸入參數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EE3EA5" w:rsidRDefault="00EE3EA5" w:rsidP="00C222BF">
            <w:pPr>
              <w:pStyle w:val="aff3"/>
            </w:pPr>
            <w:r>
              <w:rPr>
                <w:rFonts w:hint="eastAsia"/>
              </w:rPr>
              <w:t>@</w:t>
            </w:r>
            <w:r>
              <w:t>MID</w:t>
            </w:r>
            <w:r>
              <w:rPr>
                <w:rFonts w:hint="eastAsia"/>
              </w:rPr>
              <w:t xml:space="preserve"> : int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M</w:t>
            </w:r>
            <w:r>
              <w:t>ember.MID</w:t>
            </w:r>
          </w:p>
          <w:p w:rsidR="00EE3EA5" w:rsidRPr="009F4064" w:rsidRDefault="00EE3EA5" w:rsidP="00C222BF">
            <w:pPr>
              <w:pStyle w:val="aff3"/>
            </w:pPr>
            <w:r>
              <w:rPr>
                <w:rFonts w:hint="eastAsia"/>
              </w:rPr>
              <w:t>@</w:t>
            </w:r>
            <w:r>
              <w:t xml:space="preserve">AdditionalString </w:t>
            </w:r>
            <w:r>
              <w:rPr>
                <w:rFonts w:hint="eastAsia"/>
              </w:rPr>
              <w:t>:</w:t>
            </w:r>
            <w:r>
              <w:t xml:space="preserve"> nvarchar(max)</w:t>
            </w:r>
            <w:r>
              <w:rPr>
                <w:rFonts w:hint="eastAsia"/>
              </w:rPr>
              <w:t>，附加的字串，</w:t>
            </w:r>
            <w:r>
              <w:rPr>
                <w:rFonts w:hint="eastAsia"/>
              </w:rPr>
              <w:t xml:space="preserve">Default = </w:t>
            </w:r>
            <w:r>
              <w:t>‘’</w:t>
            </w:r>
          </w:p>
        </w:tc>
      </w:tr>
      <w:tr w:rsidR="00EE3EA5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EE3EA5" w:rsidRDefault="00EE3EA5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輸出</w:t>
            </w:r>
            <w:r>
              <w:rPr>
                <w:b/>
              </w:rPr>
              <w:t>結果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EE3EA5" w:rsidRPr="009F4064" w:rsidRDefault="00EE3EA5" w:rsidP="00C222BF">
            <w:pPr>
              <w:pStyle w:val="aff3"/>
            </w:pPr>
            <w:r>
              <w:t>nvarchar(300)</w:t>
            </w:r>
            <w:r>
              <w:rPr>
                <w:rFonts w:hint="eastAsia"/>
              </w:rPr>
              <w:t>，</w:t>
            </w:r>
            <w:r>
              <w:t>經</w:t>
            </w:r>
            <w:r>
              <w:rPr>
                <w:rFonts w:hint="eastAsia"/>
              </w:rPr>
              <w:t>SHA2_512</w:t>
            </w:r>
            <w:r>
              <w:rPr>
                <w:rFonts w:hint="eastAsia"/>
              </w:rPr>
              <w:t>編碼後的</w:t>
            </w:r>
            <w:r>
              <w:rPr>
                <w:rFonts w:hint="eastAsia"/>
              </w:rPr>
              <w:t>Token</w:t>
            </w:r>
          </w:p>
        </w:tc>
      </w:tr>
      <w:tr w:rsidR="00EE3EA5" w:rsidRPr="00AA0A1C" w:rsidTr="00C222BF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EE3EA5" w:rsidRDefault="00EE3EA5" w:rsidP="00C222BF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範例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EE3EA5" w:rsidRPr="009F4064" w:rsidRDefault="00EE3EA5" w:rsidP="00C222BF">
            <w:pPr>
              <w:pStyle w:val="aff3"/>
            </w:pPr>
          </w:p>
        </w:tc>
      </w:tr>
    </w:tbl>
    <w:p w:rsidR="00EE3EA5" w:rsidRPr="007A4D61" w:rsidRDefault="00EE3EA5" w:rsidP="007A4D61"/>
    <w:p w:rsidR="008A516A" w:rsidRPr="00EE3EA5" w:rsidRDefault="008A516A" w:rsidP="00FF32D3">
      <w:pPr>
        <w:pStyle w:val="2"/>
      </w:pPr>
      <w:r>
        <w:rPr>
          <w:rFonts w:hint="eastAsia"/>
        </w:rPr>
        <w:t>Stored Procedures</w:t>
      </w:r>
    </w:p>
    <w:p w:rsidR="009121B0" w:rsidRDefault="009121B0">
      <w:pPr>
        <w:widowControl/>
        <w:rPr>
          <w:rFonts w:cs="Times New Roman"/>
          <w:b/>
          <w:kern w:val="28"/>
          <w:sz w:val="28"/>
          <w:szCs w:val="20"/>
        </w:rPr>
      </w:pPr>
      <w:r>
        <w:br w:type="page"/>
      </w:r>
    </w:p>
    <w:p w:rsidR="001F4717" w:rsidRDefault="003C7B87" w:rsidP="00B305FC">
      <w:pPr>
        <w:pStyle w:val="1"/>
      </w:pPr>
      <w:r>
        <w:lastRenderedPageBreak/>
        <w:t>I3S</w:t>
      </w:r>
      <w:r w:rsidR="00727C30">
        <w:t xml:space="preserve"> </w:t>
      </w:r>
      <w:r w:rsidR="00B21AFD">
        <w:rPr>
          <w:rFonts w:hint="eastAsia"/>
        </w:rPr>
        <w:t xml:space="preserve">Extension </w:t>
      </w:r>
      <w:r>
        <w:t>Schema</w:t>
      </w:r>
      <w:r w:rsidR="00B21AFD">
        <w:rPr>
          <w:rFonts w:hint="eastAsia"/>
        </w:rPr>
        <w:t xml:space="preserve"> </w:t>
      </w:r>
      <w:r w:rsidR="0000734D">
        <w:t>–</w:t>
      </w:r>
      <w:r w:rsidR="00B21AFD">
        <w:rPr>
          <w:rFonts w:hint="eastAsia"/>
        </w:rPr>
        <w:t xml:space="preserve"> UR</w:t>
      </w:r>
      <w:r w:rsidR="00AB4D8C">
        <w:t>I</w:t>
      </w:r>
    </w:p>
    <w:p w:rsidR="00B21AFD" w:rsidRDefault="001F4717" w:rsidP="00FF32D3">
      <w:pPr>
        <w:pStyle w:val="2"/>
      </w:pPr>
      <w:r>
        <w:t>T</w:t>
      </w:r>
      <w:r>
        <w:rPr>
          <w:rFonts w:hint="eastAsia"/>
        </w:rPr>
        <w:t>ables</w:t>
      </w:r>
    </w:p>
    <w:p w:rsidR="008202B8" w:rsidRDefault="008202B8" w:rsidP="007A4D61">
      <w:pPr>
        <w:pStyle w:val="3"/>
      </w:pPr>
      <w:r>
        <w:rPr>
          <w:rFonts w:hint="eastAsia"/>
        </w:rPr>
        <w:t>URL Table</w:t>
      </w:r>
    </w:p>
    <w:p w:rsidR="00C97CD6" w:rsidRDefault="00A969E6" w:rsidP="001036CA">
      <w:r>
        <w:rPr>
          <w:rFonts w:hint="eastAsia"/>
        </w:rPr>
        <w:t>記</w:t>
      </w:r>
      <w:r>
        <w:t>錄</w:t>
      </w:r>
      <w:r w:rsidR="001F4717">
        <w:rPr>
          <w:rFonts w:hint="eastAsia"/>
        </w:rPr>
        <w:t>URI</w:t>
      </w:r>
      <w:r>
        <w:rPr>
          <w:rFonts w:hint="eastAsia"/>
        </w:rPr>
        <w:t>物</w:t>
      </w:r>
      <w:r>
        <w:t>件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960"/>
        <w:gridCol w:w="5688"/>
      </w:tblGrid>
      <w:tr w:rsidR="008202B8" w:rsidRPr="00727C4D" w:rsidTr="001036CA">
        <w:trPr>
          <w:jc w:val="center"/>
        </w:trPr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8202B8" w:rsidRPr="005C541D" w:rsidRDefault="008202B8" w:rsidP="00214910">
            <w:pPr>
              <w:pStyle w:val="aff3"/>
            </w:pPr>
            <w:r w:rsidRPr="005C541D">
              <w:rPr>
                <w:rFonts w:hint="eastAsia"/>
              </w:rPr>
              <w:t>欄位名稱</w:t>
            </w:r>
          </w:p>
        </w:tc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8202B8" w:rsidRPr="005C541D" w:rsidRDefault="008202B8" w:rsidP="00214910">
            <w:pPr>
              <w:pStyle w:val="aff3"/>
            </w:pPr>
            <w:r w:rsidRPr="005C541D">
              <w:rPr>
                <w:rFonts w:hint="eastAsia"/>
              </w:rPr>
              <w:t>資料型態</w:t>
            </w:r>
          </w:p>
        </w:tc>
        <w:tc>
          <w:tcPr>
            <w:tcW w:w="2959" w:type="pct"/>
            <w:shd w:val="clear" w:color="auto" w:fill="D0CECE" w:themeFill="background2" w:themeFillShade="E6"/>
            <w:vAlign w:val="center"/>
          </w:tcPr>
          <w:p w:rsidR="008202B8" w:rsidRPr="005C541D" w:rsidRDefault="008202B8" w:rsidP="00214910">
            <w:pPr>
              <w:pStyle w:val="aff3"/>
            </w:pPr>
            <w:r w:rsidRPr="005C541D">
              <w:rPr>
                <w:rFonts w:hint="eastAsia"/>
              </w:rPr>
              <w:t>註解</w:t>
            </w:r>
          </w:p>
        </w:tc>
      </w:tr>
      <w:tr w:rsidR="008202B8" w:rsidTr="001036CA">
        <w:trPr>
          <w:jc w:val="center"/>
        </w:trPr>
        <w:tc>
          <w:tcPr>
            <w:tcW w:w="1020" w:type="pct"/>
          </w:tcPr>
          <w:p w:rsidR="008202B8" w:rsidRPr="005C541D" w:rsidRDefault="008202B8" w:rsidP="00214910">
            <w:pPr>
              <w:pStyle w:val="aff3"/>
            </w:pPr>
            <w:r>
              <w:rPr>
                <w:rFonts w:hint="eastAsia"/>
              </w:rPr>
              <w:t>UID</w:t>
            </w:r>
          </w:p>
        </w:tc>
        <w:tc>
          <w:tcPr>
            <w:tcW w:w="1020" w:type="pct"/>
          </w:tcPr>
          <w:p w:rsidR="008202B8" w:rsidRPr="005C541D" w:rsidRDefault="008202B8" w:rsidP="00214910">
            <w:pPr>
              <w:pStyle w:val="aff3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959" w:type="pct"/>
          </w:tcPr>
          <w:p w:rsidR="008202B8" w:rsidRPr="005C541D" w:rsidRDefault="001F4717" w:rsidP="007A4D61">
            <w:pPr>
              <w:pStyle w:val="aff3"/>
            </w:pPr>
            <w:r>
              <w:t xml:space="preserve">PK, </w:t>
            </w:r>
            <w:r w:rsidR="008202B8">
              <w:rPr>
                <w:rFonts w:hint="eastAsia"/>
              </w:rPr>
              <w:t>FK</w:t>
            </w:r>
            <w:r>
              <w:t xml:space="preserve"> = Object.OID</w:t>
            </w:r>
          </w:p>
        </w:tc>
      </w:tr>
      <w:tr w:rsidR="008202B8" w:rsidRPr="00266623" w:rsidTr="001036CA">
        <w:trPr>
          <w:jc w:val="center"/>
        </w:trPr>
        <w:tc>
          <w:tcPr>
            <w:tcW w:w="1020" w:type="pct"/>
          </w:tcPr>
          <w:p w:rsidR="008202B8" w:rsidRPr="005C541D" w:rsidRDefault="008202B8" w:rsidP="00214910">
            <w:pPr>
              <w:pStyle w:val="aff3"/>
            </w:pPr>
            <w:r>
              <w:rPr>
                <w:rFonts w:hint="eastAsia"/>
              </w:rPr>
              <w:t>Scheme</w:t>
            </w:r>
          </w:p>
        </w:tc>
        <w:tc>
          <w:tcPr>
            <w:tcW w:w="1020" w:type="pct"/>
          </w:tcPr>
          <w:p w:rsidR="008202B8" w:rsidRPr="005C541D" w:rsidRDefault="008202B8" w:rsidP="00214910">
            <w:pPr>
              <w:pStyle w:val="aff3"/>
            </w:pPr>
            <w:r>
              <w:rPr>
                <w:rFonts w:hint="eastAsia"/>
              </w:rPr>
              <w:t>smallint</w:t>
            </w:r>
          </w:p>
        </w:tc>
        <w:tc>
          <w:tcPr>
            <w:tcW w:w="2959" w:type="pct"/>
          </w:tcPr>
          <w:p w:rsidR="008202B8" w:rsidRPr="005C541D" w:rsidRDefault="008202B8" w:rsidP="007A4D61">
            <w:pPr>
              <w:pStyle w:val="aff3"/>
            </w:pPr>
            <w:r>
              <w:rPr>
                <w:rFonts w:hint="eastAsia"/>
              </w:rPr>
              <w:t>FK</w:t>
            </w:r>
            <w:r w:rsidR="007A4D61">
              <w:t xml:space="preserve"> = URLScheme.SID</w:t>
            </w:r>
          </w:p>
        </w:tc>
      </w:tr>
      <w:tr w:rsidR="008202B8" w:rsidTr="001036CA">
        <w:trPr>
          <w:jc w:val="center"/>
        </w:trPr>
        <w:tc>
          <w:tcPr>
            <w:tcW w:w="1020" w:type="pct"/>
          </w:tcPr>
          <w:p w:rsidR="008202B8" w:rsidRPr="005C541D" w:rsidRDefault="008202B8" w:rsidP="00214910">
            <w:pPr>
              <w:pStyle w:val="aff3"/>
            </w:pPr>
            <w:r w:rsidRPr="001C19A3">
              <w:t>Hostname</w:t>
            </w:r>
          </w:p>
        </w:tc>
        <w:tc>
          <w:tcPr>
            <w:tcW w:w="1020" w:type="pct"/>
          </w:tcPr>
          <w:p w:rsidR="008202B8" w:rsidRPr="005C541D" w:rsidRDefault="008202B8" w:rsidP="00214910">
            <w:pPr>
              <w:pStyle w:val="aff3"/>
            </w:pPr>
            <w:proofErr w:type="gramStart"/>
            <w:r w:rsidRPr="005C541D"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900</w:t>
            </w:r>
            <w:r w:rsidRPr="005C541D">
              <w:rPr>
                <w:rFonts w:hint="eastAsia"/>
              </w:rPr>
              <w:t>)</w:t>
            </w:r>
          </w:p>
        </w:tc>
        <w:tc>
          <w:tcPr>
            <w:tcW w:w="2959" w:type="pct"/>
          </w:tcPr>
          <w:p w:rsidR="008202B8" w:rsidRPr="005C541D" w:rsidRDefault="00566596" w:rsidP="00214910">
            <w:pPr>
              <w:pStyle w:val="aff3"/>
            </w:pPr>
            <w:r>
              <w:rPr>
                <w:rFonts w:hint="eastAsia"/>
              </w:rPr>
              <w:t>主機名稱或</w:t>
            </w:r>
            <w:r>
              <w:rPr>
                <w:rFonts w:hint="eastAsia"/>
              </w:rPr>
              <w:t>IP</w:t>
            </w:r>
          </w:p>
        </w:tc>
      </w:tr>
      <w:tr w:rsidR="008202B8" w:rsidTr="001036CA">
        <w:trPr>
          <w:jc w:val="center"/>
        </w:trPr>
        <w:tc>
          <w:tcPr>
            <w:tcW w:w="1020" w:type="pct"/>
          </w:tcPr>
          <w:p w:rsidR="008202B8" w:rsidRDefault="008202B8" w:rsidP="00214910">
            <w:pPr>
              <w:pStyle w:val="aff3"/>
            </w:pPr>
            <w:r>
              <w:rPr>
                <w:rFonts w:hint="eastAsia"/>
              </w:rPr>
              <w:t>Path</w:t>
            </w:r>
          </w:p>
        </w:tc>
        <w:tc>
          <w:tcPr>
            <w:tcW w:w="1020" w:type="pct"/>
          </w:tcPr>
          <w:p w:rsidR="008202B8" w:rsidRPr="005C541D" w:rsidRDefault="008202B8" w:rsidP="00214910">
            <w:pPr>
              <w:pStyle w:val="aff3"/>
            </w:pPr>
            <w:proofErr w:type="gramStart"/>
            <w:r>
              <w:rPr>
                <w:rFonts w:hint="eastAsia"/>
              </w:rPr>
              <w:t>nvarchar(</w:t>
            </w:r>
            <w:proofErr w:type="gramEnd"/>
            <w:r>
              <w:rPr>
                <w:rFonts w:hint="eastAsia"/>
              </w:rPr>
              <w:t>900)</w:t>
            </w:r>
          </w:p>
        </w:tc>
        <w:tc>
          <w:tcPr>
            <w:tcW w:w="2959" w:type="pct"/>
          </w:tcPr>
          <w:p w:rsidR="008202B8" w:rsidRPr="005C541D" w:rsidRDefault="008202B8" w:rsidP="00214910">
            <w:pPr>
              <w:pStyle w:val="aff3"/>
            </w:pPr>
            <w:r>
              <w:rPr>
                <w:rFonts w:hint="eastAsia"/>
              </w:rPr>
              <w:t>路</w:t>
            </w:r>
            <w:r>
              <w:t>徑</w:t>
            </w:r>
          </w:p>
        </w:tc>
      </w:tr>
      <w:tr w:rsidR="008202B8" w:rsidTr="001036CA">
        <w:trPr>
          <w:jc w:val="center"/>
        </w:trPr>
        <w:tc>
          <w:tcPr>
            <w:tcW w:w="1020" w:type="pct"/>
          </w:tcPr>
          <w:p w:rsidR="008202B8" w:rsidRDefault="008202B8" w:rsidP="00214910">
            <w:pPr>
              <w:pStyle w:val="aff3"/>
            </w:pPr>
            <w:r>
              <w:rPr>
                <w:rFonts w:hint="eastAsia"/>
              </w:rPr>
              <w:t>Title</w:t>
            </w:r>
          </w:p>
        </w:tc>
        <w:tc>
          <w:tcPr>
            <w:tcW w:w="1020" w:type="pct"/>
          </w:tcPr>
          <w:p w:rsidR="008202B8" w:rsidRDefault="008202B8" w:rsidP="00214910">
            <w:pPr>
              <w:pStyle w:val="aff3"/>
            </w:pPr>
            <w:proofErr w:type="gramStart"/>
            <w:r>
              <w:rPr>
                <w:rFonts w:hint="eastAsia"/>
              </w:rPr>
              <w:t>nvarchar(</w:t>
            </w:r>
            <w:proofErr w:type="gramEnd"/>
            <w:r>
              <w:rPr>
                <w:rFonts w:hint="eastAsia"/>
              </w:rPr>
              <w:t>255)</w:t>
            </w:r>
          </w:p>
        </w:tc>
        <w:tc>
          <w:tcPr>
            <w:tcW w:w="2959" w:type="pct"/>
          </w:tcPr>
          <w:p w:rsidR="008202B8" w:rsidRPr="005C541D" w:rsidRDefault="001F4717" w:rsidP="007A4D61">
            <w:pPr>
              <w:pStyle w:val="aff3"/>
            </w:pPr>
            <w:r>
              <w:rPr>
                <w:rFonts w:hint="eastAsia"/>
              </w:rPr>
              <w:t>網頁的</w:t>
            </w:r>
            <w:r w:rsidR="00FA5F27">
              <w:rPr>
                <w:rFonts w:hint="eastAsia"/>
              </w:rPr>
              <w:t>主題名稱</w:t>
            </w:r>
            <w:r>
              <w:rPr>
                <w:rFonts w:hint="eastAsia"/>
              </w:rPr>
              <w:t xml:space="preserve"> (</w:t>
            </w:r>
            <w:r>
              <w:t>&lt;title&gt;…&lt;/title&gt;</w:t>
            </w:r>
            <w:r>
              <w:rPr>
                <w:rFonts w:hint="eastAsia"/>
              </w:rPr>
              <w:t>)</w:t>
            </w:r>
          </w:p>
        </w:tc>
      </w:tr>
      <w:tr w:rsidR="008202B8" w:rsidTr="001036CA">
        <w:trPr>
          <w:jc w:val="center"/>
        </w:trPr>
        <w:tc>
          <w:tcPr>
            <w:tcW w:w="1020" w:type="pct"/>
          </w:tcPr>
          <w:p w:rsidR="008202B8" w:rsidRDefault="008202B8" w:rsidP="00214910">
            <w:pPr>
              <w:pStyle w:val="aff3"/>
            </w:pPr>
            <w:r>
              <w:rPr>
                <w:rFonts w:hint="eastAsia"/>
              </w:rPr>
              <w:t>Des</w:t>
            </w:r>
          </w:p>
        </w:tc>
        <w:tc>
          <w:tcPr>
            <w:tcW w:w="1020" w:type="pct"/>
          </w:tcPr>
          <w:p w:rsidR="008202B8" w:rsidRDefault="008202B8" w:rsidP="00214910">
            <w:pPr>
              <w:pStyle w:val="aff3"/>
            </w:pPr>
            <w:proofErr w:type="gramStart"/>
            <w:r>
              <w:rPr>
                <w:rFonts w:hint="eastAsia"/>
              </w:rPr>
              <w:t>nvarchar(</w:t>
            </w:r>
            <w:proofErr w:type="gramEnd"/>
            <w:r w:rsidR="00FA5F27">
              <w:rPr>
                <w:rFonts w:hint="eastAsia"/>
              </w:rPr>
              <w:t>4000</w:t>
            </w:r>
            <w:r>
              <w:rPr>
                <w:rFonts w:hint="eastAsia"/>
              </w:rPr>
              <w:t>)</w:t>
            </w:r>
          </w:p>
        </w:tc>
        <w:tc>
          <w:tcPr>
            <w:tcW w:w="2959" w:type="pct"/>
          </w:tcPr>
          <w:p w:rsidR="008202B8" w:rsidRPr="005C541D" w:rsidRDefault="007A4D61" w:rsidP="00214910">
            <w:pPr>
              <w:pStyle w:val="aff3"/>
            </w:pPr>
            <w:r>
              <w:rPr>
                <w:rFonts w:hint="eastAsia"/>
              </w:rPr>
              <w:t>網頁的</w:t>
            </w:r>
            <w:r w:rsidR="008202B8">
              <w:rPr>
                <w:rFonts w:hint="eastAsia"/>
              </w:rPr>
              <w:t>描</w:t>
            </w:r>
            <w:r w:rsidR="008202B8">
              <w:t>述</w:t>
            </w:r>
          </w:p>
        </w:tc>
      </w:tr>
      <w:tr w:rsidR="008202B8" w:rsidTr="001036CA">
        <w:trPr>
          <w:jc w:val="center"/>
        </w:trPr>
        <w:tc>
          <w:tcPr>
            <w:tcW w:w="1020" w:type="pct"/>
          </w:tcPr>
          <w:p w:rsidR="008202B8" w:rsidRDefault="008202B8" w:rsidP="00214910">
            <w:pPr>
              <w:pStyle w:val="aff3"/>
            </w:pPr>
            <w:r>
              <w:rPr>
                <w:rFonts w:hint="eastAsia"/>
              </w:rPr>
              <w:t>Lang</w:t>
            </w:r>
          </w:p>
        </w:tc>
        <w:tc>
          <w:tcPr>
            <w:tcW w:w="1020" w:type="pct"/>
          </w:tcPr>
          <w:p w:rsidR="008202B8" w:rsidRDefault="008202B8" w:rsidP="00214910">
            <w:pPr>
              <w:pStyle w:val="aff3"/>
            </w:pPr>
            <w:r>
              <w:rPr>
                <w:rFonts w:hint="eastAsia"/>
              </w:rPr>
              <w:t>tinyint</w:t>
            </w:r>
          </w:p>
        </w:tc>
        <w:tc>
          <w:tcPr>
            <w:tcW w:w="2959" w:type="pct"/>
          </w:tcPr>
          <w:p w:rsidR="008202B8" w:rsidRPr="005C541D" w:rsidRDefault="008202B8" w:rsidP="00214910">
            <w:pPr>
              <w:pStyle w:val="aff3"/>
            </w:pPr>
            <w:r w:rsidRPr="001036CA">
              <w:rPr>
                <w:rFonts w:hint="eastAsia"/>
                <w:highlight w:val="yellow"/>
              </w:rPr>
              <w:t>語言</w:t>
            </w:r>
          </w:p>
        </w:tc>
      </w:tr>
      <w:tr w:rsidR="008202B8" w:rsidTr="001036CA">
        <w:trPr>
          <w:jc w:val="center"/>
        </w:trPr>
        <w:tc>
          <w:tcPr>
            <w:tcW w:w="1020" w:type="pct"/>
          </w:tcPr>
          <w:p w:rsidR="008202B8" w:rsidRDefault="008202B8" w:rsidP="00214910">
            <w:pPr>
              <w:pStyle w:val="aff3"/>
            </w:pPr>
            <w:r>
              <w:rPr>
                <w:rFonts w:hint="eastAsia"/>
              </w:rPr>
              <w:t>ContentLen</w:t>
            </w:r>
          </w:p>
        </w:tc>
        <w:tc>
          <w:tcPr>
            <w:tcW w:w="1020" w:type="pct"/>
          </w:tcPr>
          <w:p w:rsidR="008202B8" w:rsidRDefault="00D05704" w:rsidP="00214910">
            <w:pPr>
              <w:pStyle w:val="aff3"/>
            </w:pPr>
            <w:r>
              <w:t>i</w:t>
            </w:r>
            <w:r w:rsidR="008202B8">
              <w:rPr>
                <w:rFonts w:hint="eastAsia"/>
              </w:rPr>
              <w:t>nt</w:t>
            </w:r>
          </w:p>
        </w:tc>
        <w:tc>
          <w:tcPr>
            <w:tcW w:w="2959" w:type="pct"/>
          </w:tcPr>
          <w:p w:rsidR="008202B8" w:rsidRPr="005C541D" w:rsidRDefault="008202B8" w:rsidP="00214910">
            <w:pPr>
              <w:pStyle w:val="aff3"/>
            </w:pPr>
            <w:r>
              <w:rPr>
                <w:rFonts w:hint="eastAsia"/>
              </w:rPr>
              <w:t>字</w:t>
            </w:r>
            <w:r>
              <w:t>串長度</w:t>
            </w:r>
          </w:p>
        </w:tc>
      </w:tr>
      <w:tr w:rsidR="008202B8" w:rsidTr="001036CA">
        <w:trPr>
          <w:jc w:val="center"/>
        </w:trPr>
        <w:tc>
          <w:tcPr>
            <w:tcW w:w="1020" w:type="pct"/>
          </w:tcPr>
          <w:p w:rsidR="008202B8" w:rsidRDefault="008202B8" w:rsidP="00214910">
            <w:pPr>
              <w:pStyle w:val="aff3"/>
            </w:pPr>
            <w:r>
              <w:rPr>
                <w:rFonts w:hint="eastAsia"/>
              </w:rPr>
              <w:t>Keywords</w:t>
            </w:r>
          </w:p>
        </w:tc>
        <w:tc>
          <w:tcPr>
            <w:tcW w:w="1020" w:type="pct"/>
          </w:tcPr>
          <w:p w:rsidR="008202B8" w:rsidRDefault="008202B8" w:rsidP="00214910">
            <w:pPr>
              <w:pStyle w:val="aff3"/>
            </w:pPr>
            <w:proofErr w:type="gramStart"/>
            <w:r>
              <w:rPr>
                <w:rFonts w:hint="eastAsia"/>
              </w:rPr>
              <w:t>nvarchar(</w:t>
            </w:r>
            <w:proofErr w:type="gramEnd"/>
            <w:r>
              <w:rPr>
                <w:rFonts w:hint="eastAsia"/>
              </w:rPr>
              <w:t>255)</w:t>
            </w:r>
          </w:p>
        </w:tc>
        <w:tc>
          <w:tcPr>
            <w:tcW w:w="2959" w:type="pct"/>
          </w:tcPr>
          <w:p w:rsidR="008202B8" w:rsidRPr="005C541D" w:rsidRDefault="008202B8" w:rsidP="00214910">
            <w:pPr>
              <w:pStyle w:val="aff3"/>
            </w:pPr>
            <w:r>
              <w:rPr>
                <w:rFonts w:hint="eastAsia"/>
              </w:rPr>
              <w:t>關</w:t>
            </w:r>
            <w:r>
              <w:t>鍵</w:t>
            </w:r>
            <w:r>
              <w:rPr>
                <w:rFonts w:hint="eastAsia"/>
              </w:rPr>
              <w:t>字</w:t>
            </w:r>
          </w:p>
        </w:tc>
      </w:tr>
      <w:tr w:rsidR="008202B8" w:rsidTr="001036CA">
        <w:trPr>
          <w:jc w:val="center"/>
        </w:trPr>
        <w:tc>
          <w:tcPr>
            <w:tcW w:w="1020" w:type="pct"/>
          </w:tcPr>
          <w:p w:rsidR="008202B8" w:rsidRDefault="008202B8" w:rsidP="00214910">
            <w:pPr>
              <w:pStyle w:val="aff3"/>
            </w:pPr>
            <w:r>
              <w:rPr>
                <w:rFonts w:hint="eastAsia"/>
              </w:rPr>
              <w:t>Indexable</w:t>
            </w:r>
          </w:p>
        </w:tc>
        <w:tc>
          <w:tcPr>
            <w:tcW w:w="1020" w:type="pct"/>
          </w:tcPr>
          <w:p w:rsidR="008202B8" w:rsidRDefault="00D05704" w:rsidP="00214910">
            <w:pPr>
              <w:pStyle w:val="aff3"/>
            </w:pPr>
            <w:r>
              <w:t>b</w:t>
            </w:r>
            <w:r w:rsidR="008202B8">
              <w:rPr>
                <w:rFonts w:hint="eastAsia"/>
              </w:rPr>
              <w:t>it</w:t>
            </w:r>
          </w:p>
        </w:tc>
        <w:tc>
          <w:tcPr>
            <w:tcW w:w="2959" w:type="pct"/>
          </w:tcPr>
          <w:p w:rsidR="008202B8" w:rsidRPr="005C541D" w:rsidRDefault="008202B8" w:rsidP="00214910">
            <w:pPr>
              <w:pStyle w:val="aff3"/>
            </w:pPr>
            <w:r w:rsidRPr="001036CA">
              <w:rPr>
                <w:rFonts w:hint="eastAsia"/>
                <w:highlight w:val="yellow"/>
              </w:rPr>
              <w:t>可否檢索</w:t>
            </w:r>
          </w:p>
        </w:tc>
      </w:tr>
      <w:tr w:rsidR="008202B8" w:rsidTr="001036CA">
        <w:trPr>
          <w:jc w:val="center"/>
        </w:trPr>
        <w:tc>
          <w:tcPr>
            <w:tcW w:w="1020" w:type="pct"/>
          </w:tcPr>
          <w:p w:rsidR="008202B8" w:rsidRDefault="008202B8" w:rsidP="00214910">
            <w:pPr>
              <w:pStyle w:val="aff3"/>
            </w:pPr>
            <w:r>
              <w:rPr>
                <w:rFonts w:hint="eastAsia"/>
              </w:rPr>
              <w:t>IndexInfo</w:t>
            </w:r>
          </w:p>
        </w:tc>
        <w:tc>
          <w:tcPr>
            <w:tcW w:w="1020" w:type="pct"/>
          </w:tcPr>
          <w:p w:rsidR="008202B8" w:rsidRDefault="008202B8" w:rsidP="00214910">
            <w:pPr>
              <w:pStyle w:val="aff3"/>
            </w:pPr>
            <w:proofErr w:type="gramStart"/>
            <w:r>
              <w:rPr>
                <w:rFonts w:hint="eastAsia"/>
              </w:rPr>
              <w:t>nvarchar(</w:t>
            </w:r>
            <w:proofErr w:type="gramEnd"/>
            <w:r>
              <w:rPr>
                <w:rFonts w:hint="eastAsia"/>
              </w:rPr>
              <w:t>255)</w:t>
            </w:r>
          </w:p>
        </w:tc>
        <w:tc>
          <w:tcPr>
            <w:tcW w:w="2959" w:type="pct"/>
          </w:tcPr>
          <w:p w:rsidR="008202B8" w:rsidRPr="005C541D" w:rsidRDefault="008202B8" w:rsidP="00214910">
            <w:pPr>
              <w:pStyle w:val="aff3"/>
            </w:pPr>
            <w:r>
              <w:rPr>
                <w:rFonts w:hint="eastAsia"/>
              </w:rPr>
              <w:t>檢</w:t>
            </w:r>
            <w:r>
              <w:t>索資訊</w:t>
            </w:r>
          </w:p>
        </w:tc>
      </w:tr>
      <w:tr w:rsidR="008202B8" w:rsidTr="001036CA">
        <w:trPr>
          <w:jc w:val="center"/>
        </w:trPr>
        <w:tc>
          <w:tcPr>
            <w:tcW w:w="1020" w:type="pct"/>
          </w:tcPr>
          <w:p w:rsidR="008202B8" w:rsidRDefault="008202B8" w:rsidP="00214910">
            <w:pPr>
              <w:pStyle w:val="aff3"/>
            </w:pPr>
            <w:r>
              <w:rPr>
                <w:rFonts w:hint="eastAsia"/>
              </w:rPr>
              <w:t>SID</w:t>
            </w:r>
          </w:p>
        </w:tc>
        <w:tc>
          <w:tcPr>
            <w:tcW w:w="1020" w:type="pct"/>
          </w:tcPr>
          <w:p w:rsidR="008202B8" w:rsidRDefault="00D05704" w:rsidP="00214910">
            <w:pPr>
              <w:pStyle w:val="aff3"/>
            </w:pPr>
            <w:r>
              <w:t>i</w:t>
            </w:r>
            <w:r w:rsidR="008202B8">
              <w:rPr>
                <w:rFonts w:hint="eastAsia"/>
              </w:rPr>
              <w:t>nt</w:t>
            </w:r>
          </w:p>
        </w:tc>
        <w:tc>
          <w:tcPr>
            <w:tcW w:w="2959" w:type="pct"/>
          </w:tcPr>
          <w:p w:rsidR="008202B8" w:rsidRPr="005C541D" w:rsidRDefault="008202B8" w:rsidP="007A4D61">
            <w:pPr>
              <w:pStyle w:val="aff3"/>
            </w:pPr>
            <w:r>
              <w:rPr>
                <w:rFonts w:hint="eastAsia"/>
              </w:rPr>
              <w:t>FK</w:t>
            </w:r>
            <w:r w:rsidR="007A4D61">
              <w:t xml:space="preserve"> = StatusCode.Status</w:t>
            </w:r>
          </w:p>
        </w:tc>
      </w:tr>
      <w:tr w:rsidR="008202B8" w:rsidTr="001036CA">
        <w:trPr>
          <w:jc w:val="center"/>
        </w:trPr>
        <w:tc>
          <w:tcPr>
            <w:tcW w:w="1020" w:type="pct"/>
          </w:tcPr>
          <w:p w:rsidR="008202B8" w:rsidRDefault="008202B8" w:rsidP="00214910">
            <w:pPr>
              <w:pStyle w:val="aff3"/>
            </w:pPr>
            <w:r>
              <w:rPr>
                <w:rFonts w:hint="eastAsia"/>
              </w:rPr>
              <w:t>MD5URL</w:t>
            </w:r>
          </w:p>
        </w:tc>
        <w:tc>
          <w:tcPr>
            <w:tcW w:w="1020" w:type="pct"/>
          </w:tcPr>
          <w:p w:rsidR="008202B8" w:rsidRDefault="008202B8" w:rsidP="00214910">
            <w:pPr>
              <w:pStyle w:val="aff3"/>
            </w:pPr>
            <w:proofErr w:type="gramStart"/>
            <w:r>
              <w:rPr>
                <w:rFonts w:hint="eastAsia"/>
              </w:rPr>
              <w:t>binary(</w:t>
            </w:r>
            <w:proofErr w:type="gramEnd"/>
            <w:r>
              <w:rPr>
                <w:rFonts w:hint="eastAsia"/>
              </w:rPr>
              <w:t>16)</w:t>
            </w:r>
          </w:p>
        </w:tc>
        <w:tc>
          <w:tcPr>
            <w:tcW w:w="2959" w:type="pct"/>
          </w:tcPr>
          <w:p w:rsidR="008202B8" w:rsidRPr="005C541D" w:rsidRDefault="008202B8" w:rsidP="00214910">
            <w:pPr>
              <w:pStyle w:val="aff3"/>
            </w:pPr>
            <w:r>
              <w:rPr>
                <w:rFonts w:hint="eastAsia"/>
              </w:rPr>
              <w:t>URLMD5</w:t>
            </w:r>
          </w:p>
        </w:tc>
      </w:tr>
      <w:tr w:rsidR="008202B8" w:rsidTr="001036CA">
        <w:trPr>
          <w:jc w:val="center"/>
        </w:trPr>
        <w:tc>
          <w:tcPr>
            <w:tcW w:w="1020" w:type="pct"/>
          </w:tcPr>
          <w:p w:rsidR="008202B8" w:rsidRDefault="008202B8" w:rsidP="00214910">
            <w:pPr>
              <w:pStyle w:val="aff3"/>
            </w:pPr>
            <w:r>
              <w:rPr>
                <w:rFonts w:hint="eastAsia"/>
              </w:rPr>
              <w:t>MD5</w:t>
            </w:r>
          </w:p>
        </w:tc>
        <w:tc>
          <w:tcPr>
            <w:tcW w:w="1020" w:type="pct"/>
          </w:tcPr>
          <w:p w:rsidR="008202B8" w:rsidRDefault="008202B8" w:rsidP="00214910">
            <w:pPr>
              <w:pStyle w:val="aff3"/>
            </w:pPr>
            <w:proofErr w:type="gramStart"/>
            <w:r>
              <w:rPr>
                <w:rFonts w:hint="eastAsia"/>
              </w:rPr>
              <w:t>binary(</w:t>
            </w:r>
            <w:proofErr w:type="gramEnd"/>
            <w:r>
              <w:rPr>
                <w:rFonts w:hint="eastAsia"/>
              </w:rPr>
              <w:t>16)</w:t>
            </w:r>
          </w:p>
        </w:tc>
        <w:tc>
          <w:tcPr>
            <w:tcW w:w="2959" w:type="pct"/>
          </w:tcPr>
          <w:p w:rsidR="008202B8" w:rsidRPr="005C541D" w:rsidRDefault="008202B8" w:rsidP="00214910">
            <w:pPr>
              <w:pStyle w:val="aff3"/>
            </w:pPr>
            <w:r>
              <w:rPr>
                <w:rFonts w:hint="eastAsia"/>
              </w:rPr>
              <w:t>內</w:t>
            </w:r>
            <w:r>
              <w:t>容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值</w:t>
            </w:r>
          </w:p>
        </w:tc>
      </w:tr>
      <w:tr w:rsidR="008202B8" w:rsidTr="001036CA">
        <w:trPr>
          <w:jc w:val="center"/>
        </w:trPr>
        <w:tc>
          <w:tcPr>
            <w:tcW w:w="1020" w:type="pct"/>
          </w:tcPr>
          <w:p w:rsidR="008202B8" w:rsidRDefault="008202B8" w:rsidP="00214910">
            <w:pPr>
              <w:pStyle w:val="aff3"/>
            </w:pPr>
            <w:r>
              <w:rPr>
                <w:rFonts w:hint="eastAsia"/>
              </w:rPr>
              <w:t>ContentType</w:t>
            </w:r>
          </w:p>
        </w:tc>
        <w:tc>
          <w:tcPr>
            <w:tcW w:w="1020" w:type="pct"/>
          </w:tcPr>
          <w:p w:rsidR="008202B8" w:rsidRDefault="008202B8" w:rsidP="00214910">
            <w:pPr>
              <w:pStyle w:val="aff3"/>
            </w:pPr>
            <w:r>
              <w:rPr>
                <w:rFonts w:hint="eastAsia"/>
              </w:rPr>
              <w:t>smallint</w:t>
            </w:r>
          </w:p>
        </w:tc>
        <w:tc>
          <w:tcPr>
            <w:tcW w:w="2959" w:type="pct"/>
          </w:tcPr>
          <w:p w:rsidR="008202B8" w:rsidRPr="005C541D" w:rsidRDefault="008202B8" w:rsidP="00214910">
            <w:pPr>
              <w:pStyle w:val="aff3"/>
            </w:pPr>
            <w:r w:rsidRPr="001C19A3">
              <w:rPr>
                <w:rFonts w:hint="eastAsia"/>
              </w:rPr>
              <w:t>文字格式</w:t>
            </w:r>
          </w:p>
        </w:tc>
      </w:tr>
      <w:tr w:rsidR="008202B8" w:rsidTr="001036CA">
        <w:trPr>
          <w:jc w:val="center"/>
        </w:trPr>
        <w:tc>
          <w:tcPr>
            <w:tcW w:w="1020" w:type="pct"/>
          </w:tcPr>
          <w:p w:rsidR="008202B8" w:rsidRPr="001036CA" w:rsidRDefault="008202B8" w:rsidP="00214910">
            <w:pPr>
              <w:pStyle w:val="aff3"/>
              <w:rPr>
                <w:highlight w:val="yellow"/>
              </w:rPr>
            </w:pPr>
            <w:r w:rsidRPr="001036CA">
              <w:rPr>
                <w:highlight w:val="yellow"/>
              </w:rPr>
              <w:t>Weight</w:t>
            </w:r>
          </w:p>
        </w:tc>
        <w:tc>
          <w:tcPr>
            <w:tcW w:w="1020" w:type="pct"/>
          </w:tcPr>
          <w:p w:rsidR="008202B8" w:rsidRDefault="008202B8" w:rsidP="00214910">
            <w:pPr>
              <w:pStyle w:val="aff3"/>
            </w:pPr>
            <w:r>
              <w:rPr>
                <w:rFonts w:hint="eastAsia"/>
              </w:rPr>
              <w:t>tinyint</w:t>
            </w:r>
          </w:p>
        </w:tc>
        <w:tc>
          <w:tcPr>
            <w:tcW w:w="2959" w:type="pct"/>
          </w:tcPr>
          <w:p w:rsidR="008202B8" w:rsidRPr="005C541D" w:rsidRDefault="008202B8" w:rsidP="00214910">
            <w:pPr>
              <w:pStyle w:val="aff3"/>
            </w:pPr>
          </w:p>
        </w:tc>
      </w:tr>
      <w:tr w:rsidR="008202B8" w:rsidTr="001036CA">
        <w:trPr>
          <w:jc w:val="center"/>
        </w:trPr>
        <w:tc>
          <w:tcPr>
            <w:tcW w:w="1020" w:type="pct"/>
          </w:tcPr>
          <w:p w:rsidR="008202B8" w:rsidRPr="001036CA" w:rsidRDefault="008202B8" w:rsidP="00214910">
            <w:pPr>
              <w:pStyle w:val="aff3"/>
              <w:rPr>
                <w:highlight w:val="yellow"/>
              </w:rPr>
            </w:pPr>
            <w:r w:rsidRPr="001036CA">
              <w:rPr>
                <w:highlight w:val="yellow"/>
              </w:rPr>
              <w:t>Crawl</w:t>
            </w:r>
          </w:p>
        </w:tc>
        <w:tc>
          <w:tcPr>
            <w:tcW w:w="1020" w:type="pct"/>
          </w:tcPr>
          <w:p w:rsidR="008202B8" w:rsidRDefault="008202B8" w:rsidP="00214910">
            <w:pPr>
              <w:pStyle w:val="aff3"/>
            </w:pPr>
            <w:r>
              <w:rPr>
                <w:rFonts w:hint="eastAsia"/>
              </w:rPr>
              <w:t>tinyint</w:t>
            </w:r>
          </w:p>
        </w:tc>
        <w:tc>
          <w:tcPr>
            <w:tcW w:w="2959" w:type="pct"/>
          </w:tcPr>
          <w:p w:rsidR="008202B8" w:rsidRPr="005C541D" w:rsidRDefault="008202B8" w:rsidP="00214910">
            <w:pPr>
              <w:pStyle w:val="aff3"/>
            </w:pPr>
          </w:p>
        </w:tc>
      </w:tr>
      <w:tr w:rsidR="008202B8" w:rsidTr="001036CA">
        <w:trPr>
          <w:jc w:val="center"/>
        </w:trPr>
        <w:tc>
          <w:tcPr>
            <w:tcW w:w="1020" w:type="pct"/>
          </w:tcPr>
          <w:p w:rsidR="008202B8" w:rsidRPr="001036CA" w:rsidRDefault="008202B8" w:rsidP="00214910">
            <w:pPr>
              <w:pStyle w:val="aff3"/>
              <w:rPr>
                <w:highlight w:val="yellow"/>
              </w:rPr>
            </w:pPr>
            <w:r w:rsidRPr="001036CA">
              <w:rPr>
                <w:highlight w:val="yellow"/>
              </w:rPr>
              <w:t>Modif</w:t>
            </w:r>
            <w:r w:rsidR="00FA5F27">
              <w:rPr>
                <w:highlight w:val="yellow"/>
              </w:rPr>
              <w:t>ied</w:t>
            </w:r>
            <w:r w:rsidRPr="001036CA">
              <w:rPr>
                <w:highlight w:val="yellow"/>
              </w:rPr>
              <w:t>Freq</w:t>
            </w:r>
          </w:p>
        </w:tc>
        <w:tc>
          <w:tcPr>
            <w:tcW w:w="1020" w:type="pct"/>
          </w:tcPr>
          <w:p w:rsidR="008202B8" w:rsidRDefault="008202B8" w:rsidP="00214910">
            <w:pPr>
              <w:pStyle w:val="aff3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959" w:type="pct"/>
          </w:tcPr>
          <w:p w:rsidR="008202B8" w:rsidRPr="005C541D" w:rsidRDefault="008202B8" w:rsidP="00214910">
            <w:pPr>
              <w:pStyle w:val="aff3"/>
            </w:pPr>
          </w:p>
        </w:tc>
      </w:tr>
      <w:tr w:rsidR="008202B8" w:rsidTr="001036CA">
        <w:trPr>
          <w:jc w:val="center"/>
        </w:trPr>
        <w:tc>
          <w:tcPr>
            <w:tcW w:w="1020" w:type="pct"/>
          </w:tcPr>
          <w:p w:rsidR="008202B8" w:rsidRPr="001036CA" w:rsidRDefault="008202B8" w:rsidP="00214910">
            <w:pPr>
              <w:pStyle w:val="aff3"/>
              <w:rPr>
                <w:highlight w:val="yellow"/>
              </w:rPr>
            </w:pPr>
            <w:r w:rsidRPr="001036CA">
              <w:rPr>
                <w:highlight w:val="yellow"/>
              </w:rPr>
              <w:t>OKFreq</w:t>
            </w:r>
          </w:p>
        </w:tc>
        <w:tc>
          <w:tcPr>
            <w:tcW w:w="1020" w:type="pct"/>
          </w:tcPr>
          <w:p w:rsidR="008202B8" w:rsidRDefault="008202B8" w:rsidP="00214910">
            <w:pPr>
              <w:pStyle w:val="aff3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959" w:type="pct"/>
          </w:tcPr>
          <w:p w:rsidR="008202B8" w:rsidRPr="005C541D" w:rsidRDefault="008202B8" w:rsidP="00214910">
            <w:pPr>
              <w:pStyle w:val="aff3"/>
            </w:pPr>
          </w:p>
        </w:tc>
      </w:tr>
    </w:tbl>
    <w:p w:rsidR="00727C30" w:rsidRDefault="00727C30" w:rsidP="009F78FC"/>
    <w:p w:rsidR="008202B8" w:rsidRDefault="008202B8" w:rsidP="00382622">
      <w:pPr>
        <w:pStyle w:val="3"/>
      </w:pPr>
      <w:r>
        <w:rPr>
          <w:rFonts w:hint="eastAsia"/>
        </w:rPr>
        <w:t>URLScheme Table</w:t>
      </w:r>
    </w:p>
    <w:p w:rsidR="00C97CD6" w:rsidRDefault="00744768" w:rsidP="001036CA">
      <w:r>
        <w:rPr>
          <w:rFonts w:hint="eastAsia"/>
        </w:rPr>
        <w:t>記</w:t>
      </w:r>
      <w:r>
        <w:t>錄各種協</w:t>
      </w:r>
      <w:r>
        <w:rPr>
          <w:rFonts w:hint="eastAsia"/>
        </w:rPr>
        <w:t>定</w:t>
      </w:r>
      <w:r>
        <w:t>的資訊</w:t>
      </w:r>
      <w:r>
        <w:rPr>
          <w:rFonts w:hint="eastAsia"/>
        </w:rPr>
        <w:t>http</w:t>
      </w:r>
      <w:r>
        <w:rPr>
          <w:rFonts w:hint="eastAsia"/>
        </w:rPr>
        <w:t>、</w:t>
      </w:r>
      <w:r>
        <w:rPr>
          <w:rFonts w:hint="eastAsia"/>
        </w:rPr>
        <w:t>ftp</w:t>
      </w:r>
      <w:r w:rsidR="00A969E6">
        <w:t>…</w:t>
      </w:r>
      <w:proofErr w:type="gramStart"/>
      <w:r w:rsidR="00A969E6">
        <w:t>…</w:t>
      </w:r>
      <w:proofErr w:type="gramEnd"/>
      <w:r w:rsidR="00A969E6">
        <w:t>以供</w:t>
      </w:r>
      <w:r w:rsidR="000F0F54">
        <w:rPr>
          <w:rFonts w:hint="eastAsia"/>
        </w:rPr>
        <w:t>U</w:t>
      </w:r>
      <w:r w:rsidR="000F0F54">
        <w:t>RL Table</w:t>
      </w:r>
      <w:r w:rsidR="000F0F54">
        <w:rPr>
          <w:rFonts w:hint="eastAsia"/>
        </w:rPr>
        <w:t>對</w:t>
      </w:r>
      <w:r w:rsidR="000F0F54">
        <w:t>應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960"/>
        <w:gridCol w:w="5688"/>
      </w:tblGrid>
      <w:tr w:rsidR="008202B8" w:rsidRPr="00727C4D" w:rsidTr="001036CA">
        <w:trPr>
          <w:jc w:val="center"/>
        </w:trPr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8202B8" w:rsidRPr="005C541D" w:rsidRDefault="008202B8" w:rsidP="00214910">
            <w:pPr>
              <w:pStyle w:val="aff3"/>
            </w:pPr>
            <w:r w:rsidRPr="005C541D">
              <w:rPr>
                <w:rFonts w:hint="eastAsia"/>
              </w:rPr>
              <w:t>欄位名稱</w:t>
            </w:r>
          </w:p>
        </w:tc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8202B8" w:rsidRPr="005C541D" w:rsidRDefault="008202B8" w:rsidP="00214910">
            <w:pPr>
              <w:pStyle w:val="aff3"/>
            </w:pPr>
            <w:r w:rsidRPr="005C541D">
              <w:rPr>
                <w:rFonts w:hint="eastAsia"/>
              </w:rPr>
              <w:t>資料型態</w:t>
            </w:r>
          </w:p>
        </w:tc>
        <w:tc>
          <w:tcPr>
            <w:tcW w:w="2959" w:type="pct"/>
            <w:shd w:val="clear" w:color="auto" w:fill="D0CECE" w:themeFill="background2" w:themeFillShade="E6"/>
            <w:vAlign w:val="center"/>
          </w:tcPr>
          <w:p w:rsidR="008202B8" w:rsidRPr="005C541D" w:rsidRDefault="008202B8" w:rsidP="00214910">
            <w:pPr>
              <w:pStyle w:val="aff3"/>
            </w:pPr>
            <w:r w:rsidRPr="005C541D">
              <w:rPr>
                <w:rFonts w:hint="eastAsia"/>
              </w:rPr>
              <w:t>註解</w:t>
            </w:r>
          </w:p>
        </w:tc>
      </w:tr>
      <w:tr w:rsidR="008202B8" w:rsidTr="001036CA">
        <w:trPr>
          <w:jc w:val="center"/>
        </w:trPr>
        <w:tc>
          <w:tcPr>
            <w:tcW w:w="1020" w:type="pct"/>
          </w:tcPr>
          <w:p w:rsidR="008202B8" w:rsidRPr="005C541D" w:rsidRDefault="008202B8" w:rsidP="00214910">
            <w:pPr>
              <w:pStyle w:val="aff3"/>
            </w:pPr>
            <w:r>
              <w:rPr>
                <w:rFonts w:hint="eastAsia"/>
              </w:rPr>
              <w:t>SID</w:t>
            </w:r>
          </w:p>
        </w:tc>
        <w:tc>
          <w:tcPr>
            <w:tcW w:w="1020" w:type="pct"/>
          </w:tcPr>
          <w:p w:rsidR="008202B8" w:rsidRPr="005C541D" w:rsidRDefault="008202B8" w:rsidP="00214910">
            <w:pPr>
              <w:pStyle w:val="aff3"/>
            </w:pPr>
            <w:r>
              <w:rPr>
                <w:rFonts w:hint="eastAsia"/>
              </w:rPr>
              <w:t>smallint</w:t>
            </w:r>
          </w:p>
        </w:tc>
        <w:tc>
          <w:tcPr>
            <w:tcW w:w="2959" w:type="pct"/>
          </w:tcPr>
          <w:p w:rsidR="008202B8" w:rsidRPr="005C541D" w:rsidRDefault="008202B8" w:rsidP="00214910">
            <w:pPr>
              <w:pStyle w:val="aff3"/>
            </w:pPr>
            <w:proofErr w:type="gramStart"/>
            <w:r w:rsidRPr="005C541D">
              <w:rPr>
                <w:rFonts w:hint="eastAsia"/>
              </w:rPr>
              <w:t>identity(</w:t>
            </w:r>
            <w:proofErr w:type="gramEnd"/>
            <w:r w:rsidRPr="005C541D">
              <w:rPr>
                <w:rFonts w:hint="eastAsia"/>
              </w:rPr>
              <w:t>1,1)</w:t>
            </w:r>
          </w:p>
        </w:tc>
      </w:tr>
      <w:tr w:rsidR="008202B8" w:rsidRPr="00266623" w:rsidTr="001036CA">
        <w:trPr>
          <w:jc w:val="center"/>
        </w:trPr>
        <w:tc>
          <w:tcPr>
            <w:tcW w:w="1020" w:type="pct"/>
          </w:tcPr>
          <w:p w:rsidR="008202B8" w:rsidRPr="005C541D" w:rsidRDefault="008202B8" w:rsidP="00214910">
            <w:pPr>
              <w:pStyle w:val="aff3"/>
            </w:pPr>
            <w:r>
              <w:rPr>
                <w:rFonts w:hint="eastAsia"/>
              </w:rPr>
              <w:t>Scheme</w:t>
            </w:r>
          </w:p>
        </w:tc>
        <w:tc>
          <w:tcPr>
            <w:tcW w:w="1020" w:type="pct"/>
          </w:tcPr>
          <w:p w:rsidR="008202B8" w:rsidRPr="005C541D" w:rsidRDefault="008202B8" w:rsidP="00214910">
            <w:pPr>
              <w:pStyle w:val="aff3"/>
            </w:pPr>
            <w:proofErr w:type="gramStart"/>
            <w:r>
              <w:rPr>
                <w:rFonts w:hint="eastAsia"/>
              </w:rPr>
              <w:t>nvarchar(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959" w:type="pct"/>
          </w:tcPr>
          <w:p w:rsidR="008202B8" w:rsidRPr="005C541D" w:rsidRDefault="008202B8" w:rsidP="00214910">
            <w:pPr>
              <w:pStyle w:val="aff3"/>
            </w:pPr>
            <w:r>
              <w:rPr>
                <w:rFonts w:hint="eastAsia"/>
              </w:rPr>
              <w:t>通</w:t>
            </w:r>
            <w:r>
              <w:t>訊協定名稱</w:t>
            </w:r>
            <w:r>
              <w:rPr>
                <w:rFonts w:hint="eastAsia"/>
              </w:rPr>
              <w:t xml:space="preserve"> EX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http</w:t>
            </w:r>
            <w:r w:rsidR="007D4BF9">
              <w:rPr>
                <w:rFonts w:hint="eastAsia"/>
              </w:rPr>
              <w:t>, https</w:t>
            </w:r>
          </w:p>
        </w:tc>
      </w:tr>
      <w:tr w:rsidR="008202B8" w:rsidTr="001036CA">
        <w:trPr>
          <w:jc w:val="center"/>
        </w:trPr>
        <w:tc>
          <w:tcPr>
            <w:tcW w:w="1020" w:type="pct"/>
          </w:tcPr>
          <w:p w:rsidR="008202B8" w:rsidRPr="005C541D" w:rsidRDefault="008202B8" w:rsidP="00214910">
            <w:pPr>
              <w:pStyle w:val="aff3"/>
            </w:pPr>
            <w:r>
              <w:rPr>
                <w:rFonts w:hint="eastAsia"/>
              </w:rPr>
              <w:t>CDes</w:t>
            </w:r>
          </w:p>
        </w:tc>
        <w:tc>
          <w:tcPr>
            <w:tcW w:w="1020" w:type="pct"/>
          </w:tcPr>
          <w:p w:rsidR="008202B8" w:rsidRPr="005C541D" w:rsidRDefault="008202B8" w:rsidP="00214910">
            <w:pPr>
              <w:pStyle w:val="aff3"/>
            </w:pPr>
            <w:proofErr w:type="gramStart"/>
            <w:r w:rsidRPr="005C541D">
              <w:rPr>
                <w:rFonts w:hint="eastAsia"/>
              </w:rPr>
              <w:t>n</w:t>
            </w:r>
            <w:r w:rsidRPr="005C541D"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255</w:t>
            </w:r>
            <w:r w:rsidRPr="005C541D">
              <w:rPr>
                <w:rFonts w:hint="eastAsia"/>
              </w:rPr>
              <w:t>)</w:t>
            </w:r>
          </w:p>
        </w:tc>
        <w:tc>
          <w:tcPr>
            <w:tcW w:w="2959" w:type="pct"/>
          </w:tcPr>
          <w:p w:rsidR="008202B8" w:rsidRPr="005C541D" w:rsidRDefault="008202B8" w:rsidP="00214910">
            <w:pPr>
              <w:pStyle w:val="aff3"/>
            </w:pPr>
          </w:p>
        </w:tc>
      </w:tr>
    </w:tbl>
    <w:p w:rsidR="008202B8" w:rsidRDefault="008202B8" w:rsidP="008202B8"/>
    <w:p w:rsidR="008202B8" w:rsidRDefault="008202B8" w:rsidP="00382622">
      <w:pPr>
        <w:pStyle w:val="3"/>
      </w:pPr>
      <w:r>
        <w:rPr>
          <w:rFonts w:hint="eastAsia"/>
        </w:rPr>
        <w:t>StatusCode Table</w:t>
      </w:r>
    </w:p>
    <w:p w:rsidR="00C97CD6" w:rsidRDefault="0078341E" w:rsidP="001036CA">
      <w:r>
        <w:rPr>
          <w:rFonts w:hint="eastAsia"/>
        </w:rPr>
        <w:t>記</w:t>
      </w:r>
      <w:r>
        <w:t>錄</w:t>
      </w:r>
      <w:r>
        <w:rPr>
          <w:rFonts w:hint="eastAsia"/>
        </w:rPr>
        <w:t>HTML</w:t>
      </w:r>
      <w:r>
        <w:rPr>
          <w:rFonts w:hint="eastAsia"/>
        </w:rPr>
        <w:t>狀態</w:t>
      </w:r>
      <w:r>
        <w:t>碼</w:t>
      </w:r>
      <w:r w:rsidR="00A969E6">
        <w:rPr>
          <w:rFonts w:hint="eastAsia"/>
        </w:rPr>
        <w:t>，</w:t>
      </w:r>
      <w:r w:rsidR="00A969E6">
        <w:t>以供</w:t>
      </w:r>
      <w:r w:rsidR="00A969E6">
        <w:rPr>
          <w:rFonts w:hint="eastAsia"/>
        </w:rPr>
        <w:t>URL Table</w:t>
      </w:r>
      <w:r w:rsidR="00A969E6">
        <w:rPr>
          <w:rFonts w:hint="eastAsia"/>
        </w:rPr>
        <w:t>對</w:t>
      </w:r>
      <w:r w:rsidR="00A969E6">
        <w:t>應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960"/>
        <w:gridCol w:w="5688"/>
      </w:tblGrid>
      <w:tr w:rsidR="008202B8" w:rsidRPr="00727C4D" w:rsidTr="001036CA">
        <w:trPr>
          <w:jc w:val="center"/>
        </w:trPr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8202B8" w:rsidRPr="005C541D" w:rsidRDefault="008202B8" w:rsidP="00214910">
            <w:pPr>
              <w:pStyle w:val="aff3"/>
            </w:pPr>
            <w:r w:rsidRPr="005C541D">
              <w:rPr>
                <w:rFonts w:hint="eastAsia"/>
              </w:rPr>
              <w:t>欄位名稱</w:t>
            </w:r>
          </w:p>
        </w:tc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8202B8" w:rsidRPr="005C541D" w:rsidRDefault="008202B8" w:rsidP="00214910">
            <w:pPr>
              <w:pStyle w:val="aff3"/>
            </w:pPr>
            <w:r w:rsidRPr="005C541D">
              <w:rPr>
                <w:rFonts w:hint="eastAsia"/>
              </w:rPr>
              <w:t>資料型態</w:t>
            </w:r>
          </w:p>
        </w:tc>
        <w:tc>
          <w:tcPr>
            <w:tcW w:w="2959" w:type="pct"/>
            <w:shd w:val="clear" w:color="auto" w:fill="D0CECE" w:themeFill="background2" w:themeFillShade="E6"/>
            <w:vAlign w:val="center"/>
          </w:tcPr>
          <w:p w:rsidR="008202B8" w:rsidRPr="005C541D" w:rsidRDefault="008202B8" w:rsidP="00214910">
            <w:pPr>
              <w:pStyle w:val="aff3"/>
            </w:pPr>
            <w:r w:rsidRPr="005C541D">
              <w:rPr>
                <w:rFonts w:hint="eastAsia"/>
              </w:rPr>
              <w:t>註解</w:t>
            </w:r>
          </w:p>
        </w:tc>
      </w:tr>
      <w:tr w:rsidR="008202B8" w:rsidTr="001036CA">
        <w:trPr>
          <w:jc w:val="center"/>
        </w:trPr>
        <w:tc>
          <w:tcPr>
            <w:tcW w:w="1020" w:type="pct"/>
          </w:tcPr>
          <w:p w:rsidR="008202B8" w:rsidRPr="005C541D" w:rsidRDefault="008202B8" w:rsidP="00214910">
            <w:pPr>
              <w:pStyle w:val="aff3"/>
            </w:pPr>
            <w:r>
              <w:rPr>
                <w:rFonts w:hint="eastAsia"/>
              </w:rPr>
              <w:t>Status</w:t>
            </w:r>
          </w:p>
        </w:tc>
        <w:tc>
          <w:tcPr>
            <w:tcW w:w="1020" w:type="pct"/>
          </w:tcPr>
          <w:p w:rsidR="008202B8" w:rsidRPr="005C541D" w:rsidRDefault="00D05704" w:rsidP="00214910">
            <w:pPr>
              <w:pStyle w:val="aff3"/>
            </w:pPr>
            <w:r>
              <w:t>i</w:t>
            </w:r>
            <w:r w:rsidR="008202B8">
              <w:rPr>
                <w:rFonts w:hint="eastAsia"/>
              </w:rPr>
              <w:t>nt</w:t>
            </w:r>
          </w:p>
        </w:tc>
        <w:tc>
          <w:tcPr>
            <w:tcW w:w="2959" w:type="pct"/>
          </w:tcPr>
          <w:p w:rsidR="008202B8" w:rsidRPr="005C541D" w:rsidRDefault="008202B8" w:rsidP="00214910">
            <w:pPr>
              <w:pStyle w:val="aff3"/>
            </w:pPr>
            <w:r>
              <w:t>HTML</w:t>
            </w:r>
            <w:r>
              <w:t>狀態碼</w:t>
            </w:r>
            <w:r>
              <w:t>EX:200</w:t>
            </w:r>
          </w:p>
        </w:tc>
      </w:tr>
      <w:tr w:rsidR="008202B8" w:rsidRPr="00266623" w:rsidTr="001036CA">
        <w:trPr>
          <w:jc w:val="center"/>
        </w:trPr>
        <w:tc>
          <w:tcPr>
            <w:tcW w:w="1020" w:type="pct"/>
          </w:tcPr>
          <w:p w:rsidR="008202B8" w:rsidRPr="005C541D" w:rsidRDefault="008202B8" w:rsidP="00214910">
            <w:pPr>
              <w:pStyle w:val="aff3"/>
            </w:pPr>
            <w:r>
              <w:rPr>
                <w:rFonts w:hint="eastAsia"/>
              </w:rPr>
              <w:lastRenderedPageBreak/>
              <w:t>Msg</w:t>
            </w:r>
          </w:p>
        </w:tc>
        <w:tc>
          <w:tcPr>
            <w:tcW w:w="1020" w:type="pct"/>
          </w:tcPr>
          <w:p w:rsidR="008202B8" w:rsidRPr="005C541D" w:rsidRDefault="008202B8" w:rsidP="00214910">
            <w:pPr>
              <w:pStyle w:val="aff3"/>
            </w:pPr>
            <w:proofErr w:type="gramStart"/>
            <w:r>
              <w:rPr>
                <w:rFonts w:hint="eastAsia"/>
              </w:rPr>
              <w:t>nvarchar(</w:t>
            </w:r>
            <w:proofErr w:type="gramEnd"/>
            <w:r>
              <w:rPr>
                <w:rFonts w:hint="eastAsia"/>
              </w:rPr>
              <w:t>64)</w:t>
            </w:r>
          </w:p>
        </w:tc>
        <w:tc>
          <w:tcPr>
            <w:tcW w:w="2959" w:type="pct"/>
          </w:tcPr>
          <w:p w:rsidR="008202B8" w:rsidRPr="005C541D" w:rsidRDefault="008202B8" w:rsidP="00214910">
            <w:pPr>
              <w:pStyle w:val="aff3"/>
            </w:pPr>
            <w:r>
              <w:t>代表</w:t>
            </w:r>
            <w:r>
              <w:rPr>
                <w:rFonts w:hint="eastAsia"/>
              </w:rPr>
              <w:t>訊</w:t>
            </w:r>
            <w:r>
              <w:t>息</w:t>
            </w:r>
            <w:r>
              <w:t>EX</w:t>
            </w:r>
            <w:r>
              <w:t>：</w:t>
            </w:r>
            <w:r>
              <w:rPr>
                <w:rFonts w:hint="eastAsia"/>
              </w:rPr>
              <w:t>OK</w:t>
            </w:r>
          </w:p>
        </w:tc>
      </w:tr>
      <w:tr w:rsidR="008202B8" w:rsidTr="001036CA">
        <w:trPr>
          <w:jc w:val="center"/>
        </w:trPr>
        <w:tc>
          <w:tcPr>
            <w:tcW w:w="1020" w:type="pct"/>
          </w:tcPr>
          <w:p w:rsidR="008202B8" w:rsidRPr="005C541D" w:rsidRDefault="008202B8" w:rsidP="00214910">
            <w:pPr>
              <w:pStyle w:val="aff3"/>
            </w:pPr>
            <w:r>
              <w:rPr>
                <w:rFonts w:hint="eastAsia"/>
              </w:rPr>
              <w:t>CDes</w:t>
            </w:r>
          </w:p>
        </w:tc>
        <w:tc>
          <w:tcPr>
            <w:tcW w:w="1020" w:type="pct"/>
          </w:tcPr>
          <w:p w:rsidR="008202B8" w:rsidRPr="005C541D" w:rsidRDefault="008202B8" w:rsidP="00214910">
            <w:pPr>
              <w:pStyle w:val="aff3"/>
            </w:pPr>
            <w:proofErr w:type="gramStart"/>
            <w:r w:rsidRPr="005C541D">
              <w:rPr>
                <w:rFonts w:hint="eastAsia"/>
              </w:rPr>
              <w:t>n</w:t>
            </w:r>
            <w:r w:rsidRPr="005C541D"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800</w:t>
            </w:r>
            <w:r w:rsidRPr="005C541D">
              <w:rPr>
                <w:rFonts w:hint="eastAsia"/>
              </w:rPr>
              <w:t>)</w:t>
            </w:r>
          </w:p>
        </w:tc>
        <w:tc>
          <w:tcPr>
            <w:tcW w:w="2959" w:type="pct"/>
          </w:tcPr>
          <w:p w:rsidR="008202B8" w:rsidRPr="005C541D" w:rsidRDefault="008202B8" w:rsidP="00214910">
            <w:pPr>
              <w:pStyle w:val="aff3"/>
            </w:pPr>
            <w:r>
              <w:rPr>
                <w:rFonts w:hint="eastAsia"/>
              </w:rPr>
              <w:t>中</w:t>
            </w:r>
            <w:r>
              <w:t>文描述</w:t>
            </w:r>
            <w:r>
              <w:rPr>
                <w:rFonts w:hint="eastAsia"/>
              </w:rPr>
              <w:t xml:space="preserve"> EX</w:t>
            </w:r>
            <w:r>
              <w:rPr>
                <w:rFonts w:hint="eastAsia"/>
              </w:rPr>
              <w:t>：用</w:t>
            </w:r>
            <w:r>
              <w:t>於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成</w:t>
            </w:r>
            <w:r>
              <w:t>功狀態</w:t>
            </w:r>
          </w:p>
        </w:tc>
      </w:tr>
    </w:tbl>
    <w:p w:rsidR="008202B8" w:rsidRDefault="008202B8" w:rsidP="008202B8"/>
    <w:p w:rsidR="00BB6D4A" w:rsidRDefault="00BB6D4A" w:rsidP="00FF32D3">
      <w:pPr>
        <w:pStyle w:val="2"/>
      </w:pPr>
      <w:r>
        <w:rPr>
          <w:rFonts w:hint="eastAsia"/>
        </w:rPr>
        <w:t>View Tables</w:t>
      </w:r>
    </w:p>
    <w:p w:rsidR="00C222BF" w:rsidRDefault="00C222BF" w:rsidP="00382622">
      <w:pPr>
        <w:pStyle w:val="3"/>
      </w:pPr>
      <w:r>
        <w:rPr>
          <w:rFonts w:hint="eastAsia"/>
        </w:rPr>
        <w:t>vs_URL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960"/>
        <w:gridCol w:w="5688"/>
      </w:tblGrid>
      <w:tr w:rsidR="00C222BF" w:rsidRPr="00AA0A1C" w:rsidTr="00C222BF">
        <w:trPr>
          <w:jc w:val="center"/>
        </w:trPr>
        <w:tc>
          <w:tcPr>
            <w:tcW w:w="1020" w:type="pct"/>
            <w:shd w:val="clear" w:color="auto" w:fill="D9D9D9" w:themeFill="background1" w:themeFillShade="D9"/>
            <w:vAlign w:val="center"/>
          </w:tcPr>
          <w:p w:rsidR="00C222BF" w:rsidRPr="00AA0A1C" w:rsidRDefault="00C222BF" w:rsidP="00C222BF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欄位名稱</w:t>
            </w:r>
          </w:p>
        </w:tc>
        <w:tc>
          <w:tcPr>
            <w:tcW w:w="1020" w:type="pct"/>
            <w:shd w:val="clear" w:color="auto" w:fill="D9D9D9" w:themeFill="background1" w:themeFillShade="D9"/>
            <w:vAlign w:val="center"/>
          </w:tcPr>
          <w:p w:rsidR="00C222BF" w:rsidRPr="00AA0A1C" w:rsidRDefault="00C222BF" w:rsidP="00C222BF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資料型態</w:t>
            </w:r>
          </w:p>
        </w:tc>
        <w:tc>
          <w:tcPr>
            <w:tcW w:w="2960" w:type="pct"/>
            <w:shd w:val="clear" w:color="auto" w:fill="D9D9D9" w:themeFill="background1" w:themeFillShade="D9"/>
            <w:vAlign w:val="center"/>
          </w:tcPr>
          <w:p w:rsidR="00C222BF" w:rsidRPr="00AA0A1C" w:rsidRDefault="00C222BF" w:rsidP="00C222BF">
            <w:pPr>
              <w:pStyle w:val="aff3"/>
              <w:rPr>
                <w:b/>
              </w:rPr>
            </w:pPr>
            <w:r w:rsidRPr="00AA0A1C">
              <w:rPr>
                <w:rFonts w:hint="eastAsia"/>
                <w:b/>
              </w:rPr>
              <w:t>註解</w:t>
            </w:r>
          </w:p>
        </w:tc>
      </w:tr>
      <w:tr w:rsidR="00C222BF" w:rsidRPr="004D39C7" w:rsidTr="00C222BF">
        <w:trPr>
          <w:jc w:val="center"/>
        </w:trPr>
        <w:tc>
          <w:tcPr>
            <w:tcW w:w="1020" w:type="pct"/>
          </w:tcPr>
          <w:p w:rsidR="00C222BF" w:rsidRPr="00BA4FC7" w:rsidRDefault="00C222BF" w:rsidP="00C222BF">
            <w:pPr>
              <w:pStyle w:val="aff3"/>
            </w:pPr>
            <w:r>
              <w:t>OID</w:t>
            </w:r>
          </w:p>
        </w:tc>
        <w:tc>
          <w:tcPr>
            <w:tcW w:w="1020" w:type="pct"/>
          </w:tcPr>
          <w:p w:rsidR="00C222BF" w:rsidRPr="00BA4FC7" w:rsidRDefault="00C222BF" w:rsidP="00C222BF">
            <w:pPr>
              <w:pStyle w:val="aff3"/>
            </w:pPr>
            <w:r w:rsidRPr="00BA4FC7">
              <w:t>int</w:t>
            </w:r>
          </w:p>
        </w:tc>
        <w:tc>
          <w:tcPr>
            <w:tcW w:w="2960" w:type="pct"/>
          </w:tcPr>
          <w:p w:rsidR="00C222BF" w:rsidRPr="00BA4FC7" w:rsidRDefault="00C222BF" w:rsidP="00C222BF">
            <w:pPr>
              <w:pStyle w:val="aff3"/>
            </w:pPr>
            <w:r>
              <w:t>Object.OID</w:t>
            </w:r>
            <w:r>
              <w:rPr>
                <w:rFonts w:hint="eastAsia"/>
              </w:rPr>
              <w:t>。</w:t>
            </w:r>
          </w:p>
        </w:tc>
      </w:tr>
      <w:tr w:rsidR="00C222BF" w:rsidRPr="004D39C7" w:rsidTr="00C222BF">
        <w:trPr>
          <w:jc w:val="center"/>
        </w:trPr>
        <w:tc>
          <w:tcPr>
            <w:tcW w:w="1020" w:type="pct"/>
          </w:tcPr>
          <w:p w:rsidR="00C222BF" w:rsidRPr="00BA4FC7" w:rsidRDefault="00C222BF" w:rsidP="00C222BF">
            <w:pPr>
              <w:pStyle w:val="aff3"/>
            </w:pPr>
            <w:r>
              <w:t>Type</w:t>
            </w:r>
          </w:p>
        </w:tc>
        <w:tc>
          <w:tcPr>
            <w:tcW w:w="1020" w:type="pct"/>
          </w:tcPr>
          <w:p w:rsidR="00C222BF" w:rsidRPr="00BA4FC7" w:rsidRDefault="00C222BF" w:rsidP="00C222BF">
            <w:pPr>
              <w:pStyle w:val="aff3"/>
            </w:pPr>
            <w:r>
              <w:t>smallint</w:t>
            </w:r>
          </w:p>
        </w:tc>
        <w:tc>
          <w:tcPr>
            <w:tcW w:w="2960" w:type="pct"/>
          </w:tcPr>
          <w:p w:rsidR="00C222BF" w:rsidRPr="00BA4FC7" w:rsidRDefault="00C222BF" w:rsidP="00C222BF">
            <w:pPr>
              <w:pStyle w:val="aff3"/>
            </w:pPr>
            <w:r>
              <w:t>Object.Type</w:t>
            </w:r>
          </w:p>
        </w:tc>
      </w:tr>
      <w:tr w:rsidR="00C222BF" w:rsidRPr="004D39C7" w:rsidTr="00C222BF">
        <w:trPr>
          <w:jc w:val="center"/>
        </w:trPr>
        <w:tc>
          <w:tcPr>
            <w:tcW w:w="1020" w:type="pct"/>
          </w:tcPr>
          <w:p w:rsidR="00C222BF" w:rsidRPr="00BA4FC7" w:rsidRDefault="00C222BF" w:rsidP="00C222BF">
            <w:pPr>
              <w:pStyle w:val="aff3"/>
            </w:pPr>
            <w:r>
              <w:t>CName</w:t>
            </w:r>
          </w:p>
        </w:tc>
        <w:tc>
          <w:tcPr>
            <w:tcW w:w="1020" w:type="pct"/>
          </w:tcPr>
          <w:p w:rsidR="00C222BF" w:rsidRPr="00BA4FC7" w:rsidRDefault="00C222BF" w:rsidP="00C222BF">
            <w:pPr>
              <w:pStyle w:val="aff3"/>
            </w:pPr>
            <w:r>
              <w:rPr>
                <w:rFonts w:hint="eastAsia"/>
              </w:rPr>
              <w:t>nvarchar</w:t>
            </w:r>
          </w:p>
        </w:tc>
        <w:tc>
          <w:tcPr>
            <w:tcW w:w="2960" w:type="pct"/>
          </w:tcPr>
          <w:p w:rsidR="00C222BF" w:rsidRPr="00BA4FC7" w:rsidRDefault="00C222BF" w:rsidP="00C222BF">
            <w:pPr>
              <w:pStyle w:val="aff3"/>
            </w:pPr>
            <w:r>
              <w:t>Object.CName</w:t>
            </w:r>
          </w:p>
        </w:tc>
      </w:tr>
      <w:tr w:rsidR="00C222BF" w:rsidRPr="004D39C7" w:rsidTr="00C222BF">
        <w:trPr>
          <w:jc w:val="center"/>
        </w:trPr>
        <w:tc>
          <w:tcPr>
            <w:tcW w:w="1020" w:type="pct"/>
          </w:tcPr>
          <w:p w:rsidR="00C222BF" w:rsidRPr="00BA4FC7" w:rsidRDefault="00C222BF" w:rsidP="00C222BF">
            <w:pPr>
              <w:pStyle w:val="aff3"/>
            </w:pPr>
            <w:r>
              <w:t>CDes</w:t>
            </w:r>
          </w:p>
        </w:tc>
        <w:tc>
          <w:tcPr>
            <w:tcW w:w="1020" w:type="pct"/>
          </w:tcPr>
          <w:p w:rsidR="00C222BF" w:rsidRPr="00BA4FC7" w:rsidRDefault="00C222BF" w:rsidP="00C222BF">
            <w:pPr>
              <w:pStyle w:val="aff3"/>
            </w:pPr>
            <w:r>
              <w:t>nvarchar</w:t>
            </w:r>
          </w:p>
        </w:tc>
        <w:tc>
          <w:tcPr>
            <w:tcW w:w="2960" w:type="pct"/>
          </w:tcPr>
          <w:p w:rsidR="00C222BF" w:rsidRPr="00BA4FC7" w:rsidRDefault="00C222BF">
            <w:pPr>
              <w:pStyle w:val="aff3"/>
            </w:pPr>
            <w:r>
              <w:t>O</w:t>
            </w:r>
            <w:r>
              <w:rPr>
                <w:rFonts w:hint="eastAsia"/>
              </w:rPr>
              <w:t>bject.</w:t>
            </w:r>
            <w:r>
              <w:t>CDes</w:t>
            </w:r>
            <w:r>
              <w:rPr>
                <w:rFonts w:hint="eastAsia"/>
              </w:rPr>
              <w:t>。</w:t>
            </w:r>
          </w:p>
        </w:tc>
      </w:tr>
      <w:tr w:rsidR="00C222BF" w:rsidRPr="004D39C7" w:rsidTr="00C222BF">
        <w:trPr>
          <w:jc w:val="center"/>
        </w:trPr>
        <w:tc>
          <w:tcPr>
            <w:tcW w:w="1020" w:type="pct"/>
          </w:tcPr>
          <w:p w:rsidR="00C222BF" w:rsidRPr="00BA4FC7" w:rsidRDefault="00C222BF" w:rsidP="00C222BF">
            <w:pPr>
              <w:pStyle w:val="aff3"/>
            </w:pPr>
            <w:r>
              <w:t>Scheme</w:t>
            </w:r>
          </w:p>
        </w:tc>
        <w:tc>
          <w:tcPr>
            <w:tcW w:w="1020" w:type="pct"/>
          </w:tcPr>
          <w:p w:rsidR="00C222BF" w:rsidRPr="00BA4FC7" w:rsidRDefault="00C222BF" w:rsidP="00C222BF">
            <w:pPr>
              <w:pStyle w:val="aff3"/>
            </w:pPr>
            <w:r>
              <w:t>nvarchar</w:t>
            </w:r>
          </w:p>
        </w:tc>
        <w:tc>
          <w:tcPr>
            <w:tcW w:w="2960" w:type="pct"/>
          </w:tcPr>
          <w:p w:rsidR="00C222BF" w:rsidRPr="00BA4FC7" w:rsidRDefault="00C222BF" w:rsidP="00C222BF">
            <w:pPr>
              <w:pStyle w:val="aff3"/>
            </w:pPr>
            <w:r>
              <w:t>URLScheme.Scheme</w:t>
            </w:r>
            <w:r>
              <w:rPr>
                <w:rFonts w:hint="eastAsia"/>
              </w:rPr>
              <w:t>。</w:t>
            </w:r>
          </w:p>
        </w:tc>
      </w:tr>
      <w:tr w:rsidR="00C222BF" w:rsidRPr="004D39C7" w:rsidTr="00C222BF">
        <w:trPr>
          <w:jc w:val="center"/>
        </w:trPr>
        <w:tc>
          <w:tcPr>
            <w:tcW w:w="1020" w:type="pct"/>
          </w:tcPr>
          <w:p w:rsidR="00C222BF" w:rsidRDefault="00C222BF" w:rsidP="00C222BF">
            <w:pPr>
              <w:pStyle w:val="aff3"/>
            </w:pPr>
            <w:r>
              <w:t>HostName</w:t>
            </w:r>
          </w:p>
        </w:tc>
        <w:tc>
          <w:tcPr>
            <w:tcW w:w="1020" w:type="pct"/>
          </w:tcPr>
          <w:p w:rsidR="00C222BF" w:rsidRDefault="00C222BF" w:rsidP="00C222BF">
            <w:pPr>
              <w:pStyle w:val="aff3"/>
            </w:pPr>
            <w:r>
              <w:t>nvarchar</w:t>
            </w:r>
          </w:p>
        </w:tc>
        <w:tc>
          <w:tcPr>
            <w:tcW w:w="2960" w:type="pct"/>
          </w:tcPr>
          <w:p w:rsidR="00C222BF" w:rsidRDefault="00C222BF" w:rsidP="00C222BF">
            <w:pPr>
              <w:pStyle w:val="aff3"/>
            </w:pPr>
            <w:r>
              <w:t>URL.HostName</w:t>
            </w:r>
          </w:p>
        </w:tc>
      </w:tr>
      <w:tr w:rsidR="00C222BF" w:rsidRPr="004D39C7" w:rsidTr="00C222BF">
        <w:trPr>
          <w:jc w:val="center"/>
        </w:trPr>
        <w:tc>
          <w:tcPr>
            <w:tcW w:w="1020" w:type="pct"/>
          </w:tcPr>
          <w:p w:rsidR="00C222BF" w:rsidRPr="00BA4FC7" w:rsidRDefault="00C222BF" w:rsidP="00C222BF">
            <w:pPr>
              <w:pStyle w:val="aff3"/>
            </w:pPr>
            <w:r>
              <w:t>Path</w:t>
            </w:r>
          </w:p>
        </w:tc>
        <w:tc>
          <w:tcPr>
            <w:tcW w:w="1020" w:type="pct"/>
          </w:tcPr>
          <w:p w:rsidR="00C222BF" w:rsidRPr="00BA4FC7" w:rsidRDefault="00C222BF" w:rsidP="00C222BF">
            <w:pPr>
              <w:pStyle w:val="aff3"/>
            </w:pPr>
            <w:r>
              <w:t>nvarchar</w:t>
            </w:r>
          </w:p>
        </w:tc>
        <w:tc>
          <w:tcPr>
            <w:tcW w:w="2960" w:type="pct"/>
          </w:tcPr>
          <w:p w:rsidR="00C222BF" w:rsidRPr="00BA4FC7" w:rsidRDefault="00C222BF" w:rsidP="00C222BF">
            <w:pPr>
              <w:pStyle w:val="aff3"/>
            </w:pPr>
            <w:r>
              <w:rPr>
                <w:rFonts w:hint="eastAsia"/>
              </w:rPr>
              <w:t>URL.Path</w:t>
            </w:r>
          </w:p>
        </w:tc>
      </w:tr>
      <w:tr w:rsidR="00C222BF" w:rsidRPr="004D39C7" w:rsidTr="00C222BF">
        <w:trPr>
          <w:jc w:val="center"/>
        </w:trPr>
        <w:tc>
          <w:tcPr>
            <w:tcW w:w="1020" w:type="pct"/>
          </w:tcPr>
          <w:p w:rsidR="00C222BF" w:rsidRDefault="00C222BF" w:rsidP="00C222BF">
            <w:pPr>
              <w:pStyle w:val="aff3"/>
            </w:pPr>
            <w:r>
              <w:rPr>
                <w:rFonts w:hint="eastAsia"/>
              </w:rPr>
              <w:t>Title</w:t>
            </w:r>
          </w:p>
        </w:tc>
        <w:tc>
          <w:tcPr>
            <w:tcW w:w="1020" w:type="pct"/>
          </w:tcPr>
          <w:p w:rsidR="00C222BF" w:rsidRDefault="00C222BF" w:rsidP="00C222BF">
            <w:pPr>
              <w:pStyle w:val="aff3"/>
            </w:pPr>
            <w:r>
              <w:rPr>
                <w:rFonts w:hint="eastAsia"/>
              </w:rPr>
              <w:t>nvarchar</w:t>
            </w:r>
          </w:p>
        </w:tc>
        <w:tc>
          <w:tcPr>
            <w:tcW w:w="2960" w:type="pct"/>
          </w:tcPr>
          <w:p w:rsidR="00C222BF" w:rsidRDefault="00C222BF" w:rsidP="00C222BF">
            <w:pPr>
              <w:pStyle w:val="aff3"/>
            </w:pPr>
            <w:r>
              <w:rPr>
                <w:rFonts w:hint="eastAsia"/>
              </w:rPr>
              <w:t>URL.Title</w:t>
            </w:r>
          </w:p>
        </w:tc>
      </w:tr>
      <w:tr w:rsidR="00C222BF" w:rsidRPr="004D39C7" w:rsidTr="00C222BF">
        <w:trPr>
          <w:jc w:val="center"/>
        </w:trPr>
        <w:tc>
          <w:tcPr>
            <w:tcW w:w="1020" w:type="pct"/>
          </w:tcPr>
          <w:p w:rsidR="00C222BF" w:rsidRDefault="00C222BF" w:rsidP="00C222BF">
            <w:pPr>
              <w:pStyle w:val="aff3"/>
            </w:pPr>
            <w:r>
              <w:rPr>
                <w:rFonts w:hint="eastAsia"/>
              </w:rPr>
              <w:t>URLDes</w:t>
            </w:r>
          </w:p>
        </w:tc>
        <w:tc>
          <w:tcPr>
            <w:tcW w:w="1020" w:type="pct"/>
          </w:tcPr>
          <w:p w:rsidR="00C222BF" w:rsidRDefault="00C222BF" w:rsidP="00C222BF">
            <w:pPr>
              <w:pStyle w:val="aff3"/>
            </w:pPr>
            <w:r>
              <w:rPr>
                <w:rFonts w:hint="eastAsia"/>
              </w:rPr>
              <w:t>nvarchar</w:t>
            </w:r>
          </w:p>
        </w:tc>
        <w:tc>
          <w:tcPr>
            <w:tcW w:w="2960" w:type="pct"/>
          </w:tcPr>
          <w:p w:rsidR="00C222BF" w:rsidRDefault="00C222BF" w:rsidP="00C222BF">
            <w:pPr>
              <w:pStyle w:val="aff3"/>
            </w:pPr>
            <w:r>
              <w:rPr>
                <w:rFonts w:hint="eastAsia"/>
              </w:rPr>
              <w:t>URL.Des</w:t>
            </w:r>
          </w:p>
        </w:tc>
      </w:tr>
      <w:tr w:rsidR="00C222BF" w:rsidRPr="004D39C7" w:rsidTr="00C222BF">
        <w:trPr>
          <w:jc w:val="center"/>
        </w:trPr>
        <w:tc>
          <w:tcPr>
            <w:tcW w:w="1020" w:type="pct"/>
          </w:tcPr>
          <w:p w:rsidR="00C222BF" w:rsidRDefault="00D05704" w:rsidP="00C222BF">
            <w:pPr>
              <w:pStyle w:val="aff3"/>
            </w:pPr>
            <w:r>
              <w:rPr>
                <w:rFonts w:hint="eastAsia"/>
              </w:rPr>
              <w:t>MIMEType</w:t>
            </w:r>
          </w:p>
        </w:tc>
        <w:tc>
          <w:tcPr>
            <w:tcW w:w="1020" w:type="pct"/>
          </w:tcPr>
          <w:p w:rsidR="00C222BF" w:rsidRDefault="00D05704" w:rsidP="00C222BF">
            <w:pPr>
              <w:pStyle w:val="aff3"/>
            </w:pPr>
            <w:r>
              <w:rPr>
                <w:rFonts w:hint="eastAsia"/>
              </w:rPr>
              <w:t>nvarchar</w:t>
            </w:r>
          </w:p>
        </w:tc>
        <w:tc>
          <w:tcPr>
            <w:tcW w:w="2960" w:type="pct"/>
          </w:tcPr>
          <w:p w:rsidR="00C222BF" w:rsidRDefault="00D05704" w:rsidP="00C222BF">
            <w:pPr>
              <w:pStyle w:val="aff3"/>
            </w:pPr>
            <w:r>
              <w:rPr>
                <w:rFonts w:hint="eastAsia"/>
              </w:rPr>
              <w:t>ContentType.Title</w:t>
            </w:r>
          </w:p>
        </w:tc>
      </w:tr>
      <w:tr w:rsidR="00C222BF" w:rsidRPr="004D39C7" w:rsidTr="00C222BF">
        <w:trPr>
          <w:jc w:val="center"/>
        </w:trPr>
        <w:tc>
          <w:tcPr>
            <w:tcW w:w="1020" w:type="pct"/>
          </w:tcPr>
          <w:p w:rsidR="00C222BF" w:rsidRDefault="00D05704" w:rsidP="00C222BF">
            <w:pPr>
              <w:pStyle w:val="aff3"/>
            </w:pPr>
            <w:r>
              <w:rPr>
                <w:rFonts w:hint="eastAsia"/>
              </w:rPr>
              <w:t>Keyword</w:t>
            </w:r>
            <w:r>
              <w:t>s</w:t>
            </w:r>
          </w:p>
        </w:tc>
        <w:tc>
          <w:tcPr>
            <w:tcW w:w="1020" w:type="pct"/>
          </w:tcPr>
          <w:p w:rsidR="00C222BF" w:rsidRDefault="00D05704" w:rsidP="00C222BF">
            <w:pPr>
              <w:pStyle w:val="aff3"/>
            </w:pPr>
            <w:r>
              <w:rPr>
                <w:rFonts w:hint="eastAsia"/>
              </w:rPr>
              <w:t>nvarchar</w:t>
            </w:r>
          </w:p>
        </w:tc>
        <w:tc>
          <w:tcPr>
            <w:tcW w:w="2960" w:type="pct"/>
          </w:tcPr>
          <w:p w:rsidR="00C222BF" w:rsidRDefault="00D05704" w:rsidP="00C222BF">
            <w:pPr>
              <w:pStyle w:val="aff3"/>
            </w:pPr>
            <w:r>
              <w:rPr>
                <w:rFonts w:hint="eastAsia"/>
              </w:rPr>
              <w:t>URL.Keywords</w:t>
            </w:r>
          </w:p>
        </w:tc>
      </w:tr>
      <w:tr w:rsidR="00C222BF" w:rsidRPr="004D39C7" w:rsidTr="00C222BF">
        <w:trPr>
          <w:jc w:val="center"/>
        </w:trPr>
        <w:tc>
          <w:tcPr>
            <w:tcW w:w="1020" w:type="pct"/>
          </w:tcPr>
          <w:p w:rsidR="00C222BF" w:rsidRDefault="00D05704" w:rsidP="00C222BF">
            <w:pPr>
              <w:pStyle w:val="aff3"/>
            </w:pPr>
            <w:r>
              <w:rPr>
                <w:rFonts w:hint="eastAsia"/>
              </w:rPr>
              <w:t>Lang</w:t>
            </w:r>
          </w:p>
        </w:tc>
        <w:tc>
          <w:tcPr>
            <w:tcW w:w="1020" w:type="pct"/>
          </w:tcPr>
          <w:p w:rsidR="00C222BF" w:rsidRDefault="00D05704" w:rsidP="00C222BF">
            <w:pPr>
              <w:pStyle w:val="aff3"/>
            </w:pPr>
            <w:r>
              <w:rPr>
                <w:rFonts w:hint="eastAsia"/>
              </w:rPr>
              <w:t>nvarchar</w:t>
            </w:r>
          </w:p>
        </w:tc>
        <w:tc>
          <w:tcPr>
            <w:tcW w:w="2960" w:type="pct"/>
          </w:tcPr>
          <w:p w:rsidR="00C222BF" w:rsidRDefault="00D05704" w:rsidP="00C222BF">
            <w:pPr>
              <w:pStyle w:val="aff3"/>
            </w:pPr>
            <w:r>
              <w:rPr>
                <w:rFonts w:hint="eastAsia"/>
              </w:rPr>
              <w:t>URL.Lang</w:t>
            </w:r>
          </w:p>
        </w:tc>
      </w:tr>
      <w:tr w:rsidR="00D05704" w:rsidRPr="004D39C7" w:rsidTr="00C222BF">
        <w:trPr>
          <w:jc w:val="center"/>
        </w:trPr>
        <w:tc>
          <w:tcPr>
            <w:tcW w:w="1020" w:type="pct"/>
          </w:tcPr>
          <w:p w:rsidR="00D05704" w:rsidRDefault="00D05704" w:rsidP="00D05704">
            <w:pPr>
              <w:pStyle w:val="aff3"/>
            </w:pPr>
            <w:r>
              <w:rPr>
                <w:rFonts w:hint="eastAsia"/>
              </w:rPr>
              <w:t>Indexable</w:t>
            </w:r>
          </w:p>
        </w:tc>
        <w:tc>
          <w:tcPr>
            <w:tcW w:w="1020" w:type="pct"/>
          </w:tcPr>
          <w:p w:rsidR="00D05704" w:rsidRDefault="00D05704" w:rsidP="00D05704">
            <w:pPr>
              <w:pStyle w:val="aff3"/>
            </w:pPr>
            <w:r>
              <w:t>b</w:t>
            </w:r>
            <w:r>
              <w:rPr>
                <w:rFonts w:hint="eastAsia"/>
              </w:rPr>
              <w:t>it</w:t>
            </w:r>
          </w:p>
        </w:tc>
        <w:tc>
          <w:tcPr>
            <w:tcW w:w="2960" w:type="pct"/>
          </w:tcPr>
          <w:p w:rsidR="00D05704" w:rsidRDefault="00D05704" w:rsidP="00D05704">
            <w:pPr>
              <w:pStyle w:val="aff3"/>
            </w:pPr>
            <w:r w:rsidRPr="00382622">
              <w:t>URL.Indexable</w:t>
            </w:r>
          </w:p>
        </w:tc>
      </w:tr>
      <w:tr w:rsidR="00D05704" w:rsidRPr="004D39C7" w:rsidTr="00C222BF">
        <w:trPr>
          <w:jc w:val="center"/>
        </w:trPr>
        <w:tc>
          <w:tcPr>
            <w:tcW w:w="1020" w:type="pct"/>
          </w:tcPr>
          <w:p w:rsidR="00D05704" w:rsidRDefault="00D05704" w:rsidP="00D05704">
            <w:pPr>
              <w:pStyle w:val="aff3"/>
            </w:pPr>
            <w:r>
              <w:rPr>
                <w:rFonts w:hint="eastAsia"/>
              </w:rPr>
              <w:t>IndexInfo</w:t>
            </w:r>
          </w:p>
        </w:tc>
        <w:tc>
          <w:tcPr>
            <w:tcW w:w="1020" w:type="pct"/>
          </w:tcPr>
          <w:p w:rsidR="00D05704" w:rsidRDefault="00D05704" w:rsidP="00D05704">
            <w:pPr>
              <w:pStyle w:val="aff3"/>
            </w:pPr>
            <w:r>
              <w:rPr>
                <w:rFonts w:hint="eastAsia"/>
              </w:rPr>
              <w:t>nvarchar</w:t>
            </w:r>
          </w:p>
        </w:tc>
        <w:tc>
          <w:tcPr>
            <w:tcW w:w="2960" w:type="pct"/>
          </w:tcPr>
          <w:p w:rsidR="00D05704" w:rsidRDefault="00D05704" w:rsidP="00D05704">
            <w:pPr>
              <w:pStyle w:val="aff3"/>
            </w:pPr>
            <w:r>
              <w:rPr>
                <w:rFonts w:hint="eastAsia"/>
              </w:rPr>
              <w:t>U</w:t>
            </w:r>
            <w:r>
              <w:t>RL.IndexInfo</w:t>
            </w:r>
          </w:p>
        </w:tc>
      </w:tr>
      <w:tr w:rsidR="00D05704" w:rsidRPr="004D39C7" w:rsidTr="00C222BF">
        <w:trPr>
          <w:jc w:val="center"/>
        </w:trPr>
        <w:tc>
          <w:tcPr>
            <w:tcW w:w="1020" w:type="pct"/>
          </w:tcPr>
          <w:p w:rsidR="00D05704" w:rsidRDefault="00D05704" w:rsidP="00D05704">
            <w:pPr>
              <w:pStyle w:val="aff3"/>
            </w:pPr>
            <w:r>
              <w:rPr>
                <w:rFonts w:hint="eastAsia"/>
              </w:rPr>
              <w:t>Status</w:t>
            </w:r>
          </w:p>
        </w:tc>
        <w:tc>
          <w:tcPr>
            <w:tcW w:w="1020" w:type="pct"/>
          </w:tcPr>
          <w:p w:rsidR="00D05704" w:rsidRDefault="00D05704" w:rsidP="00D05704">
            <w:pPr>
              <w:pStyle w:val="aff3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960" w:type="pct"/>
          </w:tcPr>
          <w:p w:rsidR="00D05704" w:rsidRDefault="00D05704" w:rsidP="00D05704">
            <w:pPr>
              <w:pStyle w:val="aff3"/>
            </w:pPr>
            <w:r>
              <w:t>StatusCode.Status</w:t>
            </w:r>
          </w:p>
        </w:tc>
      </w:tr>
      <w:tr w:rsidR="00D05704" w:rsidRPr="004D39C7" w:rsidTr="00C222BF">
        <w:trPr>
          <w:jc w:val="center"/>
        </w:trPr>
        <w:tc>
          <w:tcPr>
            <w:tcW w:w="1020" w:type="pct"/>
          </w:tcPr>
          <w:p w:rsidR="00D05704" w:rsidRDefault="00D05704" w:rsidP="00D05704">
            <w:pPr>
              <w:pStyle w:val="aff3"/>
            </w:pPr>
            <w:r>
              <w:rPr>
                <w:rFonts w:hint="eastAsia"/>
              </w:rPr>
              <w:t>Msg</w:t>
            </w:r>
          </w:p>
        </w:tc>
        <w:tc>
          <w:tcPr>
            <w:tcW w:w="1020" w:type="pct"/>
          </w:tcPr>
          <w:p w:rsidR="00D05704" w:rsidRDefault="00D05704" w:rsidP="00D05704">
            <w:pPr>
              <w:pStyle w:val="aff3"/>
            </w:pPr>
            <w:proofErr w:type="gramStart"/>
            <w:r>
              <w:rPr>
                <w:rFonts w:hint="eastAsia"/>
              </w:rPr>
              <w:t>nvarchar(</w:t>
            </w:r>
            <w:proofErr w:type="gramEnd"/>
            <w:r>
              <w:rPr>
                <w:rFonts w:hint="eastAsia"/>
              </w:rPr>
              <w:t>64)</w:t>
            </w:r>
          </w:p>
        </w:tc>
        <w:tc>
          <w:tcPr>
            <w:tcW w:w="2960" w:type="pct"/>
          </w:tcPr>
          <w:p w:rsidR="00D05704" w:rsidRDefault="00D05704" w:rsidP="00D05704">
            <w:pPr>
              <w:pStyle w:val="aff3"/>
            </w:pPr>
            <w:r>
              <w:t>StatusCode.Msg</w:t>
            </w:r>
          </w:p>
        </w:tc>
      </w:tr>
      <w:tr w:rsidR="00D05704" w:rsidRPr="004D39C7" w:rsidTr="00C222BF">
        <w:trPr>
          <w:jc w:val="center"/>
        </w:trPr>
        <w:tc>
          <w:tcPr>
            <w:tcW w:w="1020" w:type="pct"/>
          </w:tcPr>
          <w:p w:rsidR="00D05704" w:rsidRDefault="00D05704" w:rsidP="00D05704">
            <w:pPr>
              <w:pStyle w:val="aff3"/>
            </w:pPr>
            <w:r>
              <w:t>StatusDes</w:t>
            </w:r>
          </w:p>
        </w:tc>
        <w:tc>
          <w:tcPr>
            <w:tcW w:w="1020" w:type="pct"/>
          </w:tcPr>
          <w:p w:rsidR="00D05704" w:rsidRDefault="00D05704" w:rsidP="00D05704">
            <w:pPr>
              <w:pStyle w:val="aff3"/>
            </w:pPr>
            <w:proofErr w:type="gramStart"/>
            <w:r w:rsidRPr="005C541D">
              <w:rPr>
                <w:rFonts w:hint="eastAsia"/>
              </w:rPr>
              <w:t>n</w:t>
            </w:r>
            <w:r w:rsidRPr="005C541D"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800</w:t>
            </w:r>
            <w:r w:rsidRPr="005C541D">
              <w:rPr>
                <w:rFonts w:hint="eastAsia"/>
              </w:rPr>
              <w:t>)</w:t>
            </w:r>
          </w:p>
        </w:tc>
        <w:tc>
          <w:tcPr>
            <w:tcW w:w="2960" w:type="pct"/>
          </w:tcPr>
          <w:p w:rsidR="00D05704" w:rsidRDefault="00D05704" w:rsidP="00D05704">
            <w:pPr>
              <w:pStyle w:val="aff3"/>
            </w:pPr>
            <w:r>
              <w:rPr>
                <w:rFonts w:hint="eastAsia"/>
              </w:rPr>
              <w:t>S</w:t>
            </w:r>
            <w:r>
              <w:t>tatusCode.CDes</w:t>
            </w:r>
          </w:p>
        </w:tc>
      </w:tr>
      <w:tr w:rsidR="00D05704" w:rsidRPr="004D39C7" w:rsidTr="00C222BF">
        <w:trPr>
          <w:jc w:val="center"/>
        </w:trPr>
        <w:tc>
          <w:tcPr>
            <w:tcW w:w="1020" w:type="pct"/>
          </w:tcPr>
          <w:p w:rsidR="00D05704" w:rsidRDefault="00D05704" w:rsidP="00D05704">
            <w:pPr>
              <w:pStyle w:val="aff3"/>
            </w:pPr>
            <w:r>
              <w:rPr>
                <w:rFonts w:hint="eastAsia"/>
              </w:rPr>
              <w:t>nClick</w:t>
            </w:r>
          </w:p>
        </w:tc>
        <w:tc>
          <w:tcPr>
            <w:tcW w:w="1020" w:type="pct"/>
          </w:tcPr>
          <w:p w:rsidR="00D05704" w:rsidRPr="005C541D" w:rsidRDefault="00D05704" w:rsidP="00D05704">
            <w:pPr>
              <w:pStyle w:val="aff3"/>
            </w:pPr>
            <w:r>
              <w:rPr>
                <w:rFonts w:hint="eastAsia"/>
              </w:rPr>
              <w:t>int</w:t>
            </w:r>
          </w:p>
        </w:tc>
        <w:tc>
          <w:tcPr>
            <w:tcW w:w="2960" w:type="pct"/>
          </w:tcPr>
          <w:p w:rsidR="00D05704" w:rsidRDefault="00D05704" w:rsidP="00D05704">
            <w:pPr>
              <w:pStyle w:val="aff3"/>
            </w:pPr>
            <w:r>
              <w:rPr>
                <w:rFonts w:hint="eastAsia"/>
              </w:rPr>
              <w:t>Object.nClick</w:t>
            </w:r>
          </w:p>
        </w:tc>
      </w:tr>
      <w:tr w:rsidR="00C222BF" w:rsidRPr="004D39C7" w:rsidTr="00C222BF">
        <w:trPr>
          <w:jc w:val="center"/>
        </w:trPr>
        <w:tc>
          <w:tcPr>
            <w:tcW w:w="1020" w:type="pct"/>
          </w:tcPr>
          <w:p w:rsidR="00C222BF" w:rsidRDefault="00C222BF" w:rsidP="00C222BF">
            <w:pPr>
              <w:pStyle w:val="aff3"/>
            </w:pPr>
            <w:r>
              <w:rPr>
                <w:rFonts w:hint="eastAsia"/>
              </w:rPr>
              <w:t>Since</w:t>
            </w:r>
          </w:p>
        </w:tc>
        <w:tc>
          <w:tcPr>
            <w:tcW w:w="1020" w:type="pct"/>
          </w:tcPr>
          <w:p w:rsidR="00C222BF" w:rsidRPr="00BA4FC7" w:rsidRDefault="00C222BF" w:rsidP="00C222BF">
            <w:pPr>
              <w:pStyle w:val="aff3"/>
            </w:pPr>
            <w:r>
              <w:rPr>
                <w:rFonts w:hint="eastAsia"/>
              </w:rPr>
              <w:t>datetime</w:t>
            </w:r>
          </w:p>
        </w:tc>
        <w:tc>
          <w:tcPr>
            <w:tcW w:w="2960" w:type="pct"/>
          </w:tcPr>
          <w:p w:rsidR="00C222BF" w:rsidRDefault="00C222BF" w:rsidP="00C222BF">
            <w:pPr>
              <w:pStyle w:val="aff3"/>
            </w:pPr>
            <w:r>
              <w:rPr>
                <w:rFonts w:hint="eastAsia"/>
              </w:rPr>
              <w:t>Object.Since</w:t>
            </w:r>
            <w:r>
              <w:rPr>
                <w:rFonts w:hint="eastAsia"/>
              </w:rPr>
              <w:t>。</w:t>
            </w:r>
          </w:p>
        </w:tc>
      </w:tr>
      <w:tr w:rsidR="00C222BF" w:rsidRPr="004D39C7" w:rsidTr="00C222BF">
        <w:trPr>
          <w:jc w:val="center"/>
        </w:trPr>
        <w:tc>
          <w:tcPr>
            <w:tcW w:w="1020" w:type="pct"/>
          </w:tcPr>
          <w:p w:rsidR="00C222BF" w:rsidRDefault="00C222BF" w:rsidP="00C222BF">
            <w:pPr>
              <w:pStyle w:val="aff3"/>
            </w:pPr>
            <w:r>
              <w:t>L</w:t>
            </w:r>
            <w:r>
              <w:rPr>
                <w:rFonts w:hint="eastAsia"/>
              </w:rPr>
              <w:t>astModifiedDT</w:t>
            </w:r>
          </w:p>
        </w:tc>
        <w:tc>
          <w:tcPr>
            <w:tcW w:w="1020" w:type="pct"/>
          </w:tcPr>
          <w:p w:rsidR="00C222BF" w:rsidRPr="00BA4FC7" w:rsidRDefault="00C222BF" w:rsidP="00C222BF">
            <w:pPr>
              <w:pStyle w:val="aff3"/>
            </w:pPr>
            <w:r>
              <w:rPr>
                <w:rFonts w:hint="eastAsia"/>
              </w:rPr>
              <w:t>datetime</w:t>
            </w:r>
          </w:p>
        </w:tc>
        <w:tc>
          <w:tcPr>
            <w:tcW w:w="2960" w:type="pct"/>
          </w:tcPr>
          <w:p w:rsidR="00C222BF" w:rsidRDefault="00C222BF" w:rsidP="00C222BF">
            <w:pPr>
              <w:pStyle w:val="aff3"/>
            </w:pPr>
            <w:r>
              <w:rPr>
                <w:rFonts w:hint="eastAsia"/>
              </w:rPr>
              <w:t>Object.LastModifiedDT</w:t>
            </w:r>
            <w:r>
              <w:rPr>
                <w:rFonts w:hint="eastAsia"/>
              </w:rPr>
              <w:t>。</w:t>
            </w:r>
          </w:p>
        </w:tc>
      </w:tr>
      <w:tr w:rsidR="00C222BF" w:rsidRPr="004D39C7" w:rsidTr="00C222BF">
        <w:trPr>
          <w:jc w:val="center"/>
        </w:trPr>
        <w:tc>
          <w:tcPr>
            <w:tcW w:w="1020" w:type="pct"/>
          </w:tcPr>
          <w:p w:rsidR="00C222BF" w:rsidRDefault="00C222BF" w:rsidP="00C222BF">
            <w:pPr>
              <w:pStyle w:val="aff3"/>
            </w:pPr>
            <w:r>
              <w:t>OwnerMID</w:t>
            </w:r>
          </w:p>
        </w:tc>
        <w:tc>
          <w:tcPr>
            <w:tcW w:w="1020" w:type="pct"/>
          </w:tcPr>
          <w:p w:rsidR="00C222BF" w:rsidRPr="00BA4FC7" w:rsidRDefault="00C222BF" w:rsidP="00C222BF">
            <w:pPr>
              <w:pStyle w:val="aff3"/>
            </w:pPr>
            <w:r>
              <w:rPr>
                <w:rFonts w:hint="eastAsia"/>
              </w:rPr>
              <w:t>int</w:t>
            </w:r>
          </w:p>
        </w:tc>
        <w:tc>
          <w:tcPr>
            <w:tcW w:w="2960" w:type="pct"/>
          </w:tcPr>
          <w:p w:rsidR="00C222BF" w:rsidRDefault="00C222BF" w:rsidP="00C222BF">
            <w:pPr>
              <w:pStyle w:val="aff3"/>
            </w:pPr>
            <w:r>
              <w:t>Object.OwnerMID</w:t>
            </w:r>
            <w:r>
              <w:rPr>
                <w:rFonts w:hint="eastAsia"/>
              </w:rPr>
              <w:t>。</w:t>
            </w:r>
          </w:p>
        </w:tc>
      </w:tr>
      <w:tr w:rsidR="00C222BF" w:rsidRPr="004D39C7" w:rsidTr="00C222BF">
        <w:trPr>
          <w:jc w:val="center"/>
        </w:trPr>
        <w:tc>
          <w:tcPr>
            <w:tcW w:w="1020" w:type="pct"/>
          </w:tcPr>
          <w:p w:rsidR="00C222BF" w:rsidRDefault="00C222BF" w:rsidP="00C222BF">
            <w:pPr>
              <w:pStyle w:val="aff3"/>
            </w:pPr>
            <w:r>
              <w:t>bHided</w:t>
            </w:r>
          </w:p>
        </w:tc>
        <w:tc>
          <w:tcPr>
            <w:tcW w:w="1020" w:type="pct"/>
          </w:tcPr>
          <w:p w:rsidR="00C222BF" w:rsidRPr="00BA4FC7" w:rsidRDefault="00C222BF" w:rsidP="00C222BF">
            <w:pPr>
              <w:pStyle w:val="aff3"/>
            </w:pPr>
            <w:r>
              <w:rPr>
                <w:rFonts w:hint="eastAsia"/>
              </w:rPr>
              <w:t>bit</w:t>
            </w:r>
          </w:p>
        </w:tc>
        <w:tc>
          <w:tcPr>
            <w:tcW w:w="2960" w:type="pct"/>
          </w:tcPr>
          <w:p w:rsidR="00C222BF" w:rsidRDefault="00C222BF" w:rsidP="00C222BF">
            <w:pPr>
              <w:pStyle w:val="aff3"/>
            </w:pPr>
            <w:r>
              <w:rPr>
                <w:rFonts w:hint="eastAsia"/>
              </w:rPr>
              <w:t>Object.bHided</w:t>
            </w:r>
          </w:p>
        </w:tc>
      </w:tr>
      <w:tr w:rsidR="00C222BF" w:rsidRPr="004D39C7" w:rsidTr="00C222BF">
        <w:trPr>
          <w:jc w:val="center"/>
        </w:trPr>
        <w:tc>
          <w:tcPr>
            <w:tcW w:w="1020" w:type="pct"/>
          </w:tcPr>
          <w:p w:rsidR="00C222BF" w:rsidRDefault="00C222BF" w:rsidP="00C222BF">
            <w:pPr>
              <w:pStyle w:val="aff3"/>
            </w:pPr>
            <w:r>
              <w:rPr>
                <w:rFonts w:hint="eastAsia"/>
              </w:rPr>
              <w:t>bDel</w:t>
            </w:r>
          </w:p>
        </w:tc>
        <w:tc>
          <w:tcPr>
            <w:tcW w:w="1020" w:type="pct"/>
          </w:tcPr>
          <w:p w:rsidR="00C222BF" w:rsidRPr="00BA4FC7" w:rsidRDefault="00C222BF" w:rsidP="00C222BF">
            <w:pPr>
              <w:pStyle w:val="aff3"/>
            </w:pPr>
            <w:r>
              <w:rPr>
                <w:rFonts w:hint="eastAsia"/>
              </w:rPr>
              <w:t>bit</w:t>
            </w:r>
          </w:p>
        </w:tc>
        <w:tc>
          <w:tcPr>
            <w:tcW w:w="2960" w:type="pct"/>
          </w:tcPr>
          <w:p w:rsidR="00C222BF" w:rsidRDefault="00C222BF" w:rsidP="00C222BF">
            <w:pPr>
              <w:pStyle w:val="aff3"/>
            </w:pPr>
            <w:r>
              <w:rPr>
                <w:rFonts w:hint="eastAsia"/>
              </w:rPr>
              <w:t>Object.bDel</w:t>
            </w:r>
          </w:p>
        </w:tc>
      </w:tr>
    </w:tbl>
    <w:p w:rsidR="00C222BF" w:rsidRPr="00C222BF" w:rsidRDefault="00C222BF"/>
    <w:p w:rsidR="00BB6D4A" w:rsidRDefault="00BB6D4A" w:rsidP="00FF32D3">
      <w:pPr>
        <w:pStyle w:val="2"/>
      </w:pPr>
      <w:r>
        <w:rPr>
          <w:rFonts w:hint="eastAsia"/>
        </w:rPr>
        <w:t>F</w:t>
      </w:r>
      <w:r>
        <w:t>unctions</w:t>
      </w:r>
    </w:p>
    <w:p w:rsidR="00BB6D4A" w:rsidRDefault="00BB6D4A" w:rsidP="00FF32D3">
      <w:pPr>
        <w:pStyle w:val="2"/>
      </w:pPr>
      <w:r>
        <w:rPr>
          <w:rFonts w:hint="eastAsia"/>
        </w:rPr>
        <w:t>Stored Procedures</w:t>
      </w:r>
    </w:p>
    <w:p w:rsidR="006C6D6A" w:rsidRDefault="006C6D6A" w:rsidP="00382622">
      <w:pPr>
        <w:pStyle w:val="3"/>
      </w:pPr>
      <w:r>
        <w:rPr>
          <w:rFonts w:hint="eastAsia"/>
        </w:rPr>
        <w:t>d</w:t>
      </w:r>
      <w:r>
        <w:t>bo.xps_insertURL</w:t>
      </w:r>
    </w:p>
    <w:p w:rsidR="006C6D6A" w:rsidRDefault="006C6D6A"/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205"/>
      </w:tblGrid>
      <w:tr w:rsidR="006C6D6A" w:rsidRPr="00AA0A1C" w:rsidTr="009121B0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6C6D6A" w:rsidRPr="00AA0A1C" w:rsidRDefault="006C6D6A" w:rsidP="009121B0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函式</w:t>
            </w:r>
            <w:r w:rsidRPr="00AA0A1C">
              <w:rPr>
                <w:rFonts w:hint="eastAsia"/>
                <w:b/>
              </w:rPr>
              <w:t>名稱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6C6D6A" w:rsidRPr="009217CE" w:rsidRDefault="006C6D6A">
            <w:pPr>
              <w:pStyle w:val="aff3"/>
            </w:pPr>
            <w:r>
              <w:rPr>
                <w:rFonts w:hint="eastAsia"/>
              </w:rPr>
              <w:t>xps_</w:t>
            </w:r>
            <w:r>
              <w:t>insertURL</w:t>
            </w:r>
          </w:p>
        </w:tc>
      </w:tr>
      <w:tr w:rsidR="006C6D6A" w:rsidRPr="00AA0A1C" w:rsidTr="009121B0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6C6D6A" w:rsidRDefault="006C6D6A" w:rsidP="009121B0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輸入參數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6C6D6A" w:rsidRDefault="006C6D6A" w:rsidP="009121B0">
            <w:pPr>
              <w:pStyle w:val="aff3"/>
            </w:pPr>
            <w:r w:rsidRPr="00C2112C">
              <w:rPr>
                <w:b/>
              </w:rPr>
              <w:t>@</w:t>
            </w:r>
            <w:r>
              <w:rPr>
                <w:b/>
              </w:rPr>
              <w:t>Title</w:t>
            </w:r>
            <w:r w:rsidRPr="00C2112C">
              <w:rPr>
                <w:b/>
              </w:rPr>
              <w:t xml:space="preserve"> :</w:t>
            </w:r>
            <w:r>
              <w:rPr>
                <w:rFonts w:hint="eastAsia"/>
              </w:rPr>
              <w:t xml:space="preserve"> </w:t>
            </w:r>
            <w:r>
              <w:t>nvarchar(128)</w:t>
            </w:r>
            <w:r>
              <w:rPr>
                <w:rFonts w:hint="eastAsia"/>
              </w:rPr>
              <w:t>，</w:t>
            </w:r>
            <w:r w:rsidR="00114603">
              <w:rPr>
                <w:rFonts w:hint="eastAsia"/>
              </w:rPr>
              <w:t>網頁</w:t>
            </w:r>
            <w:r w:rsidR="00114603">
              <w:rPr>
                <w:rFonts w:hint="eastAsia"/>
              </w:rPr>
              <w:t>Title</w:t>
            </w:r>
          </w:p>
          <w:p w:rsidR="006C6D6A" w:rsidRDefault="006C6D6A" w:rsidP="009121B0">
            <w:pPr>
              <w:pStyle w:val="aff3"/>
            </w:pPr>
            <w:r w:rsidRPr="00FD7466">
              <w:rPr>
                <w:rFonts w:hint="eastAsia"/>
                <w:b/>
              </w:rPr>
              <w:lastRenderedPageBreak/>
              <w:t>@</w:t>
            </w:r>
            <w:r w:rsidR="00114603">
              <w:rPr>
                <w:b/>
              </w:rPr>
              <w:t>Des</w:t>
            </w:r>
            <w:r w:rsidRPr="00FD7466">
              <w:rPr>
                <w:rFonts w:hint="eastAsia"/>
                <w:b/>
              </w:rPr>
              <w:t xml:space="preserve"> :</w:t>
            </w:r>
            <w:r>
              <w:rPr>
                <w:rFonts w:hint="eastAsia"/>
              </w:rPr>
              <w:t xml:space="preserve"> nvarchar(</w:t>
            </w:r>
            <w:r>
              <w:t>1024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</w:t>
            </w:r>
            <w:r w:rsidR="00114603">
              <w:rPr>
                <w:rFonts w:hint="eastAsia"/>
              </w:rPr>
              <w:t>網頁描述</w:t>
            </w:r>
            <w:r>
              <w:rPr>
                <w:rFonts w:hint="eastAsia"/>
              </w:rPr>
              <w:t>。</w:t>
            </w:r>
          </w:p>
          <w:p w:rsidR="006C6D6A" w:rsidRDefault="00114603" w:rsidP="009121B0">
            <w:pPr>
              <w:pStyle w:val="aff3"/>
            </w:pPr>
            <w:r>
              <w:rPr>
                <w:rFonts w:hint="eastAsia"/>
                <w:b/>
              </w:rPr>
              <w:t>@Scheme</w:t>
            </w:r>
            <w:r w:rsidR="006C6D6A" w:rsidRPr="00FD7466">
              <w:rPr>
                <w:rFonts w:hint="eastAsia"/>
                <w:b/>
              </w:rPr>
              <w:t xml:space="preserve"> :</w:t>
            </w:r>
            <w:r>
              <w:rPr>
                <w:rFonts w:hint="eastAsia"/>
              </w:rPr>
              <w:t xml:space="preserve"> nvarchar(</w:t>
            </w:r>
            <w:r>
              <w:t>10</w:t>
            </w:r>
            <w:r>
              <w:rPr>
                <w:rFonts w:hint="eastAsia"/>
              </w:rPr>
              <w:t>)</w:t>
            </w:r>
            <w:r w:rsidR="006C6D6A">
              <w:rPr>
                <w:rFonts w:hint="eastAsia"/>
              </w:rPr>
              <w:t>，</w:t>
            </w:r>
            <w:r>
              <w:rPr>
                <w:rFonts w:hint="eastAsia"/>
              </w:rPr>
              <w:t>U</w:t>
            </w:r>
            <w:r>
              <w:t>RL Scheme</w:t>
            </w:r>
          </w:p>
          <w:p w:rsidR="006C6D6A" w:rsidRDefault="00114603" w:rsidP="009121B0">
            <w:pPr>
              <w:pStyle w:val="aff3"/>
            </w:pPr>
            <w:r>
              <w:rPr>
                <w:b/>
              </w:rPr>
              <w:t>@HostName</w:t>
            </w:r>
            <w:r w:rsidR="006C6D6A" w:rsidRPr="00FD7466">
              <w:rPr>
                <w:b/>
              </w:rPr>
              <w:t xml:space="preserve"> :</w:t>
            </w:r>
            <w:r w:rsidR="006C6D6A">
              <w:t xml:space="preserve"> </w:t>
            </w:r>
            <w:r>
              <w:rPr>
                <w:rFonts w:hint="eastAsia"/>
              </w:rPr>
              <w:t>nvarchar(</w:t>
            </w:r>
            <w:r>
              <w:t>80</w:t>
            </w:r>
            <w:r>
              <w:rPr>
                <w:rFonts w:hint="eastAsia"/>
              </w:rPr>
              <w:t>)</w:t>
            </w:r>
            <w:r w:rsidR="006C6D6A">
              <w:rPr>
                <w:rFonts w:hint="eastAsia"/>
              </w:rPr>
              <w:t>，</w:t>
            </w:r>
            <w:r>
              <w:rPr>
                <w:rFonts w:hint="eastAsia"/>
              </w:rPr>
              <w:t>主機名稱或</w:t>
            </w:r>
            <w:r>
              <w:rPr>
                <w:rFonts w:hint="eastAsia"/>
              </w:rPr>
              <w:t>IP</w:t>
            </w:r>
          </w:p>
          <w:p w:rsidR="00114603" w:rsidRDefault="00114603" w:rsidP="009121B0">
            <w:pPr>
              <w:pStyle w:val="aff3"/>
            </w:pPr>
            <w:r w:rsidRPr="00382622">
              <w:rPr>
                <w:b/>
              </w:rPr>
              <w:t>@Path :</w:t>
            </w:r>
            <w:r>
              <w:rPr>
                <w:rFonts w:hint="eastAsia"/>
              </w:rPr>
              <w:t xml:space="preserve"> nvarchar(</w:t>
            </w:r>
            <w:r>
              <w:t>1000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，路</w:t>
            </w:r>
            <w:r>
              <w:t>徑</w:t>
            </w:r>
          </w:p>
          <w:p w:rsidR="00114603" w:rsidRPr="00FD7466" w:rsidRDefault="00114603" w:rsidP="009121B0">
            <w:pPr>
              <w:pStyle w:val="aff3"/>
            </w:pPr>
            <w:r w:rsidRPr="00382622">
              <w:rPr>
                <w:b/>
              </w:rPr>
              <w:t>@OwnerMID :</w:t>
            </w:r>
            <w:r>
              <w:rPr>
                <w:rFonts w:hint="eastAsia"/>
              </w:rPr>
              <w:t xml:space="preserve"> int</w:t>
            </w:r>
            <w:r>
              <w:rPr>
                <w:rFonts w:hint="eastAsia"/>
              </w:rPr>
              <w:t>，</w:t>
            </w:r>
            <w:proofErr w:type="gramStart"/>
            <w:r>
              <w:rPr>
                <w:rFonts w:hint="eastAsia"/>
              </w:rPr>
              <w:t>上傳者</w:t>
            </w:r>
            <w:proofErr w:type="gramEnd"/>
          </w:p>
        </w:tc>
      </w:tr>
      <w:tr w:rsidR="006C6D6A" w:rsidRPr="00AA0A1C" w:rsidTr="009121B0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6C6D6A" w:rsidRDefault="006C6D6A" w:rsidP="009121B0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輸出參數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6C6D6A" w:rsidRPr="009217CE" w:rsidRDefault="006C6D6A">
            <w:pPr>
              <w:pStyle w:val="aff3"/>
            </w:pPr>
            <w:r w:rsidRPr="00FD7466">
              <w:rPr>
                <w:rFonts w:hint="eastAsia"/>
                <w:b/>
              </w:rPr>
              <w:t>@</w:t>
            </w:r>
            <w:r w:rsidR="003D7F1C">
              <w:rPr>
                <w:b/>
              </w:rPr>
              <w:t>Output</w:t>
            </w:r>
            <w:r w:rsidR="008E5858">
              <w:rPr>
                <w:b/>
              </w:rPr>
              <w:t>U</w:t>
            </w:r>
            <w:r w:rsidR="00114603">
              <w:rPr>
                <w:b/>
              </w:rPr>
              <w:t>I</w:t>
            </w:r>
            <w:r w:rsidR="00114603">
              <w:rPr>
                <w:rFonts w:hint="eastAsia"/>
                <w:b/>
              </w:rPr>
              <w:t>D</w:t>
            </w:r>
            <w:r w:rsidRPr="00FD7466">
              <w:rPr>
                <w:rFonts w:hint="eastAsia"/>
                <w:b/>
              </w:rPr>
              <w:t xml:space="preserve"> : </w:t>
            </w:r>
            <w:r>
              <w:rPr>
                <w:rFonts w:hint="eastAsia"/>
              </w:rPr>
              <w:t>int</w:t>
            </w:r>
            <w:r w:rsidR="00114603">
              <w:rPr>
                <w:rFonts w:hint="eastAsia"/>
              </w:rPr>
              <w:t>，回傳新增的或已存在的</w:t>
            </w:r>
            <w:r w:rsidR="00114603">
              <w:rPr>
                <w:rFonts w:hint="eastAsia"/>
              </w:rPr>
              <w:t>UID</w:t>
            </w:r>
          </w:p>
        </w:tc>
      </w:tr>
      <w:tr w:rsidR="006C6D6A" w:rsidRPr="00AA0A1C" w:rsidTr="009121B0">
        <w:trPr>
          <w:jc w:val="center"/>
        </w:trPr>
        <w:tc>
          <w:tcPr>
            <w:tcW w:w="730" w:type="pct"/>
            <w:shd w:val="clear" w:color="auto" w:fill="D9D9D9" w:themeFill="background1" w:themeFillShade="D9"/>
            <w:vAlign w:val="center"/>
          </w:tcPr>
          <w:p w:rsidR="006C6D6A" w:rsidRDefault="006C6D6A" w:rsidP="009121B0">
            <w:pPr>
              <w:pStyle w:val="aff3"/>
              <w:rPr>
                <w:b/>
              </w:rPr>
            </w:pPr>
            <w:r>
              <w:rPr>
                <w:rFonts w:hint="eastAsia"/>
                <w:b/>
              </w:rPr>
              <w:t>範例</w:t>
            </w:r>
          </w:p>
        </w:tc>
        <w:tc>
          <w:tcPr>
            <w:tcW w:w="4270" w:type="pct"/>
            <w:shd w:val="clear" w:color="auto" w:fill="auto"/>
            <w:vAlign w:val="center"/>
          </w:tcPr>
          <w:p w:rsidR="006C6D6A" w:rsidRPr="009217CE" w:rsidRDefault="006C6D6A" w:rsidP="009121B0">
            <w:pPr>
              <w:pStyle w:val="aff3"/>
            </w:pPr>
          </w:p>
        </w:tc>
      </w:tr>
    </w:tbl>
    <w:p w:rsidR="006C6D6A" w:rsidRDefault="006C6D6A"/>
    <w:p w:rsidR="009121B0" w:rsidRDefault="009121B0">
      <w:pPr>
        <w:widowControl/>
        <w:rPr>
          <w:rFonts w:cs="Times New Roman"/>
          <w:b/>
          <w:kern w:val="28"/>
          <w:sz w:val="28"/>
          <w:szCs w:val="20"/>
        </w:rPr>
      </w:pPr>
      <w:r>
        <w:br w:type="page"/>
      </w:r>
    </w:p>
    <w:p w:rsidR="006C2DAA" w:rsidRDefault="00727C30" w:rsidP="00B305FC">
      <w:pPr>
        <w:pStyle w:val="1"/>
      </w:pPr>
      <w:r>
        <w:lastRenderedPageBreak/>
        <w:t>I3S</w:t>
      </w:r>
      <w:r w:rsidR="006C1405">
        <w:t xml:space="preserve"> </w:t>
      </w:r>
      <w:r w:rsidR="006C2DAA">
        <w:t xml:space="preserve">Extension </w:t>
      </w:r>
      <w:r w:rsidR="006C1405">
        <w:t xml:space="preserve">Schema </w:t>
      </w:r>
      <w:r w:rsidR="006C2DAA">
        <w:t>– Archive</w:t>
      </w:r>
    </w:p>
    <w:p w:rsidR="006F33DF" w:rsidRPr="00382622" w:rsidRDefault="006F33DF" w:rsidP="00FF32D3">
      <w:pPr>
        <w:pStyle w:val="2"/>
      </w:pPr>
      <w:r>
        <w:rPr>
          <w:rFonts w:hint="eastAsia"/>
        </w:rPr>
        <w:t>Tables</w:t>
      </w:r>
    </w:p>
    <w:p w:rsidR="00904301" w:rsidRDefault="00904301" w:rsidP="00382622">
      <w:pPr>
        <w:pStyle w:val="3"/>
      </w:pPr>
      <w:r>
        <w:rPr>
          <w:rFonts w:hint="eastAsia"/>
        </w:rPr>
        <w:t>Archive Table</w:t>
      </w:r>
    </w:p>
    <w:p w:rsidR="00772CE8" w:rsidRPr="009F78FC" w:rsidRDefault="00772CE8" w:rsidP="009F78FC">
      <w:r>
        <w:t>記錄著各類型檔案的</w:t>
      </w:r>
      <w:r>
        <w:t>M</w:t>
      </w:r>
      <w:r>
        <w:rPr>
          <w:rFonts w:hint="eastAsia"/>
        </w:rPr>
        <w:t>etadata</w:t>
      </w:r>
      <w:r w:rsidR="00B429AA">
        <w:rPr>
          <w:rFonts w:hint="eastAsia"/>
        </w:rPr>
        <w:t>，</w:t>
      </w:r>
      <w:r>
        <w:rPr>
          <w:rFonts w:hint="eastAsia"/>
        </w:rPr>
        <w:t>檔案可包含：文書檔、影音多媒體檔案</w:t>
      </w:r>
      <w:r>
        <w:t>…</w:t>
      </w:r>
      <w:r w:rsidR="00B429AA">
        <w:rPr>
          <w:rFonts w:hint="eastAsia"/>
        </w:rPr>
        <w:t>。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960"/>
        <w:gridCol w:w="5688"/>
      </w:tblGrid>
      <w:tr w:rsidR="00904301" w:rsidRPr="009F78FC" w:rsidTr="001036CA">
        <w:trPr>
          <w:jc w:val="center"/>
        </w:trPr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904301" w:rsidRPr="009F78FC" w:rsidRDefault="00904301" w:rsidP="00214910">
            <w:pPr>
              <w:pStyle w:val="aff3"/>
              <w:rPr>
                <w:b/>
              </w:rPr>
            </w:pPr>
            <w:r w:rsidRPr="009F78FC">
              <w:rPr>
                <w:rFonts w:hint="eastAsia"/>
                <w:b/>
              </w:rPr>
              <w:t>欄位名稱</w:t>
            </w:r>
          </w:p>
        </w:tc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904301" w:rsidRPr="009F78FC" w:rsidRDefault="00904301" w:rsidP="00214910">
            <w:pPr>
              <w:pStyle w:val="aff3"/>
              <w:rPr>
                <w:b/>
              </w:rPr>
            </w:pPr>
            <w:r w:rsidRPr="009F78FC">
              <w:rPr>
                <w:rFonts w:hint="eastAsia"/>
                <w:b/>
              </w:rPr>
              <w:t>資料型態</w:t>
            </w:r>
          </w:p>
        </w:tc>
        <w:tc>
          <w:tcPr>
            <w:tcW w:w="2959" w:type="pct"/>
            <w:shd w:val="clear" w:color="auto" w:fill="D0CECE" w:themeFill="background2" w:themeFillShade="E6"/>
            <w:vAlign w:val="center"/>
          </w:tcPr>
          <w:p w:rsidR="00904301" w:rsidRPr="009F78FC" w:rsidRDefault="00904301" w:rsidP="00214910">
            <w:pPr>
              <w:pStyle w:val="aff3"/>
              <w:rPr>
                <w:b/>
              </w:rPr>
            </w:pPr>
            <w:r w:rsidRPr="009F78FC">
              <w:rPr>
                <w:rFonts w:hint="eastAsia"/>
                <w:b/>
              </w:rPr>
              <w:t>註解</w:t>
            </w:r>
          </w:p>
        </w:tc>
      </w:tr>
      <w:tr w:rsidR="00904301" w:rsidTr="001036CA">
        <w:trPr>
          <w:jc w:val="center"/>
        </w:trPr>
        <w:tc>
          <w:tcPr>
            <w:tcW w:w="1020" w:type="pct"/>
          </w:tcPr>
          <w:p w:rsidR="00904301" w:rsidRPr="005C541D" w:rsidRDefault="00904301" w:rsidP="00214910">
            <w:pPr>
              <w:pStyle w:val="aff3"/>
            </w:pPr>
            <w:r>
              <w:rPr>
                <w:rFonts w:hint="eastAsia"/>
              </w:rPr>
              <w:t>A</w:t>
            </w:r>
            <w:r w:rsidRPr="005C541D">
              <w:t>ID</w:t>
            </w:r>
          </w:p>
        </w:tc>
        <w:tc>
          <w:tcPr>
            <w:tcW w:w="1020" w:type="pct"/>
          </w:tcPr>
          <w:p w:rsidR="00904301" w:rsidRPr="005C541D" w:rsidRDefault="00904301" w:rsidP="00214910">
            <w:pPr>
              <w:pStyle w:val="aff3"/>
            </w:pPr>
            <w:r w:rsidRPr="005C541D">
              <w:rPr>
                <w:rFonts w:hint="eastAsia"/>
              </w:rPr>
              <w:t>int</w:t>
            </w:r>
          </w:p>
        </w:tc>
        <w:tc>
          <w:tcPr>
            <w:tcW w:w="2959" w:type="pct"/>
          </w:tcPr>
          <w:p w:rsidR="00904301" w:rsidRPr="005C541D" w:rsidRDefault="00904301" w:rsidP="00214910">
            <w:pPr>
              <w:pStyle w:val="aff3"/>
            </w:pPr>
            <w:r>
              <w:rPr>
                <w:rFonts w:hint="eastAsia"/>
              </w:rPr>
              <w:t>F</w:t>
            </w:r>
            <w:r w:rsidRPr="005C541D">
              <w:rPr>
                <w:rFonts w:hint="eastAsia"/>
              </w:rPr>
              <w:t xml:space="preserve">K,identity(1,1), </w:t>
            </w:r>
            <w:r>
              <w:rPr>
                <w:rFonts w:hint="eastAsia"/>
              </w:rPr>
              <w:t>對</w:t>
            </w:r>
            <w:r>
              <w:t>應</w:t>
            </w:r>
            <w:r>
              <w:rPr>
                <w:rFonts w:hint="eastAsia"/>
              </w:rPr>
              <w:t>OID</w:t>
            </w:r>
          </w:p>
        </w:tc>
      </w:tr>
      <w:tr w:rsidR="00904301" w:rsidRPr="00266623" w:rsidTr="001036CA">
        <w:trPr>
          <w:jc w:val="center"/>
        </w:trPr>
        <w:tc>
          <w:tcPr>
            <w:tcW w:w="1020" w:type="pct"/>
          </w:tcPr>
          <w:p w:rsidR="00904301" w:rsidRPr="005C541D" w:rsidRDefault="00904301" w:rsidP="00214910">
            <w:pPr>
              <w:pStyle w:val="aff3"/>
            </w:pPr>
            <w:r w:rsidRPr="001C19A3">
              <w:t>File</w:t>
            </w:r>
            <w:r w:rsidR="003F6F17">
              <w:t>N</w:t>
            </w:r>
            <w:r w:rsidRPr="001C19A3">
              <w:t>ame</w:t>
            </w:r>
          </w:p>
        </w:tc>
        <w:tc>
          <w:tcPr>
            <w:tcW w:w="1020" w:type="pct"/>
          </w:tcPr>
          <w:p w:rsidR="00904301" w:rsidRPr="005C541D" w:rsidRDefault="00904301" w:rsidP="00214910">
            <w:pPr>
              <w:pStyle w:val="aff3"/>
            </w:pPr>
            <w:proofErr w:type="gramStart"/>
            <w:r w:rsidRPr="005C541D">
              <w:rPr>
                <w:rFonts w:hint="eastAsia"/>
              </w:rPr>
              <w:t>n</w:t>
            </w:r>
            <w:r w:rsidRPr="005C541D">
              <w:t>varchar</w:t>
            </w:r>
            <w:r w:rsidRPr="005C541D">
              <w:rPr>
                <w:rFonts w:hint="eastAsia"/>
              </w:rPr>
              <w:t>(</w:t>
            </w:r>
            <w:proofErr w:type="gramEnd"/>
            <w:r w:rsidRPr="005C541D">
              <w:rPr>
                <w:rFonts w:hint="eastAsia"/>
              </w:rPr>
              <w:t>1</w:t>
            </w:r>
            <w:r>
              <w:rPr>
                <w:rFonts w:hint="eastAsia"/>
              </w:rPr>
              <w:t>28)</w:t>
            </w:r>
          </w:p>
        </w:tc>
        <w:tc>
          <w:tcPr>
            <w:tcW w:w="2959" w:type="pct"/>
          </w:tcPr>
          <w:p w:rsidR="00904301" w:rsidRPr="005A21E4" w:rsidRDefault="00904301" w:rsidP="00214910">
            <w:pPr>
              <w:pStyle w:val="aff3"/>
            </w:pPr>
            <w:r w:rsidRPr="005A21E4">
              <w:rPr>
                <w:rFonts w:hint="eastAsia"/>
              </w:rPr>
              <w:t>檔案名稱</w:t>
            </w:r>
          </w:p>
        </w:tc>
      </w:tr>
      <w:tr w:rsidR="00904301" w:rsidTr="001036CA">
        <w:trPr>
          <w:jc w:val="center"/>
        </w:trPr>
        <w:tc>
          <w:tcPr>
            <w:tcW w:w="1020" w:type="pct"/>
          </w:tcPr>
          <w:p w:rsidR="00904301" w:rsidRPr="005C541D" w:rsidRDefault="00904301" w:rsidP="00214910">
            <w:pPr>
              <w:pStyle w:val="aff3"/>
            </w:pPr>
            <w:r>
              <w:rPr>
                <w:rFonts w:hint="eastAsia"/>
              </w:rPr>
              <w:t>Keywords</w:t>
            </w:r>
          </w:p>
        </w:tc>
        <w:tc>
          <w:tcPr>
            <w:tcW w:w="1020" w:type="pct"/>
          </w:tcPr>
          <w:p w:rsidR="00904301" w:rsidRPr="005C541D" w:rsidRDefault="00904301" w:rsidP="00214910">
            <w:pPr>
              <w:pStyle w:val="aff3"/>
            </w:pPr>
            <w:proofErr w:type="gramStart"/>
            <w:r w:rsidRPr="005C541D">
              <w:rPr>
                <w:rFonts w:hint="eastAsia"/>
              </w:rPr>
              <w:t>n</w:t>
            </w:r>
            <w:r w:rsidRPr="005C541D"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255</w:t>
            </w:r>
            <w:r w:rsidRPr="005C541D">
              <w:rPr>
                <w:rFonts w:hint="eastAsia"/>
              </w:rPr>
              <w:t>)</w:t>
            </w:r>
          </w:p>
        </w:tc>
        <w:tc>
          <w:tcPr>
            <w:tcW w:w="2959" w:type="pct"/>
          </w:tcPr>
          <w:p w:rsidR="00904301" w:rsidRPr="005A21E4" w:rsidRDefault="00904301" w:rsidP="00214910">
            <w:pPr>
              <w:pStyle w:val="aff3"/>
            </w:pPr>
            <w:r w:rsidRPr="005A21E4">
              <w:rPr>
                <w:rFonts w:hint="eastAsia"/>
              </w:rPr>
              <w:t>關</w:t>
            </w:r>
            <w:r w:rsidRPr="005A21E4">
              <w:t>鍵字</w:t>
            </w:r>
          </w:p>
        </w:tc>
      </w:tr>
      <w:tr w:rsidR="00904301" w:rsidTr="001036CA">
        <w:trPr>
          <w:jc w:val="center"/>
        </w:trPr>
        <w:tc>
          <w:tcPr>
            <w:tcW w:w="1020" w:type="pct"/>
          </w:tcPr>
          <w:p w:rsidR="00904301" w:rsidRPr="005C541D" w:rsidRDefault="00904301" w:rsidP="00214910">
            <w:pPr>
              <w:pStyle w:val="aff3"/>
            </w:pPr>
            <w:r>
              <w:rPr>
                <w:rFonts w:hint="eastAsia"/>
              </w:rPr>
              <w:t>Lang</w:t>
            </w:r>
          </w:p>
        </w:tc>
        <w:tc>
          <w:tcPr>
            <w:tcW w:w="1020" w:type="pct"/>
          </w:tcPr>
          <w:p w:rsidR="00904301" w:rsidRPr="005C541D" w:rsidRDefault="00904301" w:rsidP="00214910">
            <w:pPr>
              <w:pStyle w:val="aff3"/>
            </w:pPr>
            <w:r>
              <w:rPr>
                <w:rFonts w:hint="eastAsia"/>
              </w:rPr>
              <w:t>tinyint</w:t>
            </w:r>
          </w:p>
        </w:tc>
        <w:tc>
          <w:tcPr>
            <w:tcW w:w="2959" w:type="pct"/>
          </w:tcPr>
          <w:p w:rsidR="00904301" w:rsidRPr="005A21E4" w:rsidRDefault="00904301" w:rsidP="00214910">
            <w:pPr>
              <w:pStyle w:val="aff3"/>
            </w:pPr>
            <w:r w:rsidRPr="005A21E4">
              <w:rPr>
                <w:rFonts w:hint="eastAsia"/>
              </w:rPr>
              <w:t>語</w:t>
            </w:r>
            <w:r w:rsidRPr="005A21E4">
              <w:t>言</w:t>
            </w:r>
          </w:p>
        </w:tc>
      </w:tr>
      <w:tr w:rsidR="00904301" w:rsidTr="001036CA">
        <w:trPr>
          <w:jc w:val="center"/>
        </w:trPr>
        <w:tc>
          <w:tcPr>
            <w:tcW w:w="1020" w:type="pct"/>
          </w:tcPr>
          <w:p w:rsidR="00904301" w:rsidRPr="005C541D" w:rsidRDefault="00904301" w:rsidP="00214910">
            <w:pPr>
              <w:pStyle w:val="aff3"/>
            </w:pPr>
            <w:r>
              <w:rPr>
                <w:rFonts w:hint="eastAsia"/>
              </w:rPr>
              <w:t>Index</w:t>
            </w:r>
            <w:r w:rsidR="00D97139">
              <w:t>A</w:t>
            </w:r>
            <w:r>
              <w:rPr>
                <w:rFonts w:hint="eastAsia"/>
              </w:rPr>
              <w:t>ble</w:t>
            </w:r>
          </w:p>
        </w:tc>
        <w:tc>
          <w:tcPr>
            <w:tcW w:w="1020" w:type="pct"/>
          </w:tcPr>
          <w:p w:rsidR="00904301" w:rsidRPr="005C541D" w:rsidRDefault="00904301" w:rsidP="00214910">
            <w:pPr>
              <w:pStyle w:val="aff3"/>
            </w:pPr>
            <w:r>
              <w:rPr>
                <w:rFonts w:hint="eastAsia"/>
              </w:rPr>
              <w:t>bit</w:t>
            </w:r>
          </w:p>
        </w:tc>
        <w:tc>
          <w:tcPr>
            <w:tcW w:w="2959" w:type="pct"/>
          </w:tcPr>
          <w:p w:rsidR="00904301" w:rsidRPr="005A21E4" w:rsidRDefault="00904301" w:rsidP="00214910">
            <w:pPr>
              <w:pStyle w:val="aff3"/>
            </w:pPr>
            <w:r w:rsidRPr="001036CA">
              <w:rPr>
                <w:rFonts w:hint="eastAsia"/>
                <w:highlight w:val="yellow"/>
              </w:rPr>
              <w:t>可被檢索</w:t>
            </w:r>
          </w:p>
        </w:tc>
      </w:tr>
      <w:tr w:rsidR="00904301" w:rsidTr="001036CA">
        <w:trPr>
          <w:jc w:val="center"/>
        </w:trPr>
        <w:tc>
          <w:tcPr>
            <w:tcW w:w="1020" w:type="pct"/>
          </w:tcPr>
          <w:p w:rsidR="00904301" w:rsidRPr="005C541D" w:rsidRDefault="00904301" w:rsidP="00214910">
            <w:pPr>
              <w:pStyle w:val="aff3"/>
            </w:pPr>
            <w:r>
              <w:rPr>
                <w:rFonts w:hint="eastAsia"/>
              </w:rPr>
              <w:t>IndexInfo</w:t>
            </w:r>
          </w:p>
        </w:tc>
        <w:tc>
          <w:tcPr>
            <w:tcW w:w="1020" w:type="pct"/>
          </w:tcPr>
          <w:p w:rsidR="00904301" w:rsidRPr="005C541D" w:rsidRDefault="00904301" w:rsidP="00214910">
            <w:pPr>
              <w:pStyle w:val="aff3"/>
            </w:pPr>
            <w:proofErr w:type="gramStart"/>
            <w:r>
              <w:rPr>
                <w:rFonts w:hint="eastAsia"/>
              </w:rPr>
              <w:t>nvarchar(</w:t>
            </w:r>
            <w:proofErr w:type="gramEnd"/>
            <w:r>
              <w:rPr>
                <w:rFonts w:hint="eastAsia"/>
              </w:rPr>
              <w:t>255)</w:t>
            </w:r>
          </w:p>
        </w:tc>
        <w:tc>
          <w:tcPr>
            <w:tcW w:w="2959" w:type="pct"/>
          </w:tcPr>
          <w:p w:rsidR="00904301" w:rsidRPr="005A21E4" w:rsidRDefault="00904301" w:rsidP="00214910">
            <w:pPr>
              <w:pStyle w:val="aff3"/>
            </w:pPr>
            <w:r w:rsidRPr="005A21E4">
              <w:rPr>
                <w:rFonts w:hint="eastAsia"/>
              </w:rPr>
              <w:t>檢</w:t>
            </w:r>
            <w:r w:rsidRPr="005A21E4">
              <w:t>索資訊</w:t>
            </w:r>
          </w:p>
        </w:tc>
      </w:tr>
      <w:tr w:rsidR="00904301" w:rsidTr="001036CA">
        <w:trPr>
          <w:jc w:val="center"/>
        </w:trPr>
        <w:tc>
          <w:tcPr>
            <w:tcW w:w="1020" w:type="pct"/>
          </w:tcPr>
          <w:p w:rsidR="00904301" w:rsidRPr="005C541D" w:rsidRDefault="00904301" w:rsidP="00214910">
            <w:pPr>
              <w:pStyle w:val="aff3"/>
            </w:pPr>
            <w:r>
              <w:rPr>
                <w:rFonts w:hint="eastAsia"/>
              </w:rPr>
              <w:t>ContentLen</w:t>
            </w:r>
          </w:p>
        </w:tc>
        <w:tc>
          <w:tcPr>
            <w:tcW w:w="1020" w:type="pct"/>
          </w:tcPr>
          <w:p w:rsidR="00904301" w:rsidRPr="005C541D" w:rsidRDefault="00904301" w:rsidP="00214910">
            <w:pPr>
              <w:pStyle w:val="aff3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959" w:type="pct"/>
          </w:tcPr>
          <w:p w:rsidR="00904301" w:rsidRPr="005A21E4" w:rsidRDefault="00904301" w:rsidP="00214910">
            <w:pPr>
              <w:pStyle w:val="aff3"/>
            </w:pPr>
            <w:r w:rsidRPr="005A21E4">
              <w:rPr>
                <w:rFonts w:hint="eastAsia"/>
              </w:rPr>
              <w:t>文件</w:t>
            </w:r>
            <w:r w:rsidRPr="005A21E4">
              <w:t>長度</w:t>
            </w:r>
          </w:p>
        </w:tc>
      </w:tr>
      <w:tr w:rsidR="00904301" w:rsidTr="001036CA">
        <w:trPr>
          <w:jc w:val="center"/>
        </w:trPr>
        <w:tc>
          <w:tcPr>
            <w:tcW w:w="1020" w:type="pct"/>
          </w:tcPr>
          <w:p w:rsidR="00904301" w:rsidRPr="005C541D" w:rsidRDefault="00904301" w:rsidP="00214910">
            <w:pPr>
              <w:pStyle w:val="aff3"/>
            </w:pPr>
            <w:r>
              <w:rPr>
                <w:rFonts w:hint="eastAsia"/>
              </w:rPr>
              <w:t>MD5</w:t>
            </w:r>
          </w:p>
        </w:tc>
        <w:tc>
          <w:tcPr>
            <w:tcW w:w="1020" w:type="pct"/>
          </w:tcPr>
          <w:p w:rsidR="00904301" w:rsidRPr="005C541D" w:rsidRDefault="00904301" w:rsidP="00214910">
            <w:pPr>
              <w:pStyle w:val="aff3"/>
            </w:pPr>
            <w:proofErr w:type="gramStart"/>
            <w:r>
              <w:rPr>
                <w:rFonts w:hint="eastAsia"/>
              </w:rPr>
              <w:t>binary(</w:t>
            </w:r>
            <w:proofErr w:type="gramEnd"/>
            <w:r>
              <w:rPr>
                <w:rFonts w:hint="eastAsia"/>
              </w:rPr>
              <w:t>16)</w:t>
            </w:r>
          </w:p>
        </w:tc>
        <w:tc>
          <w:tcPr>
            <w:tcW w:w="2959" w:type="pct"/>
          </w:tcPr>
          <w:p w:rsidR="00904301" w:rsidRPr="005A21E4" w:rsidRDefault="00904301" w:rsidP="00214910">
            <w:pPr>
              <w:pStyle w:val="aff3"/>
            </w:pPr>
            <w:r w:rsidRPr="005A21E4">
              <w:rPr>
                <w:rFonts w:hint="eastAsia"/>
              </w:rPr>
              <w:t>文</w:t>
            </w:r>
            <w:r w:rsidRPr="005A21E4">
              <w:t>件內容</w:t>
            </w:r>
            <w:r w:rsidRPr="005A21E4">
              <w:rPr>
                <w:rFonts w:hint="eastAsia"/>
              </w:rPr>
              <w:t>MD5</w:t>
            </w:r>
          </w:p>
        </w:tc>
      </w:tr>
      <w:tr w:rsidR="00904301" w:rsidTr="001036CA">
        <w:trPr>
          <w:jc w:val="center"/>
        </w:trPr>
        <w:tc>
          <w:tcPr>
            <w:tcW w:w="1020" w:type="pct"/>
          </w:tcPr>
          <w:p w:rsidR="00904301" w:rsidRDefault="00904301" w:rsidP="00214910">
            <w:pPr>
              <w:pStyle w:val="aff3"/>
            </w:pPr>
            <w:r>
              <w:rPr>
                <w:rFonts w:hint="eastAsia"/>
              </w:rPr>
              <w:t>ContentType</w:t>
            </w:r>
          </w:p>
        </w:tc>
        <w:tc>
          <w:tcPr>
            <w:tcW w:w="1020" w:type="pct"/>
          </w:tcPr>
          <w:p w:rsidR="00904301" w:rsidRDefault="00904301" w:rsidP="00214910">
            <w:pPr>
              <w:pStyle w:val="aff3"/>
            </w:pPr>
            <w:r>
              <w:rPr>
                <w:rFonts w:hint="eastAsia"/>
              </w:rPr>
              <w:t>smallint</w:t>
            </w:r>
          </w:p>
        </w:tc>
        <w:tc>
          <w:tcPr>
            <w:tcW w:w="2959" w:type="pct"/>
          </w:tcPr>
          <w:p w:rsidR="00904301" w:rsidRPr="005A21E4" w:rsidRDefault="00904301" w:rsidP="00214910">
            <w:pPr>
              <w:pStyle w:val="aff3"/>
            </w:pPr>
            <w:r>
              <w:rPr>
                <w:rFonts w:hint="eastAsia"/>
              </w:rPr>
              <w:t xml:space="preserve">FK, </w:t>
            </w:r>
            <w:r w:rsidRPr="005A21E4">
              <w:rPr>
                <w:rFonts w:hint="eastAsia"/>
              </w:rPr>
              <w:t>文</w:t>
            </w:r>
            <w:r w:rsidRPr="005A21E4">
              <w:t>件格</w:t>
            </w:r>
            <w:r w:rsidRPr="005A21E4">
              <w:rPr>
                <w:rFonts w:hint="eastAsia"/>
              </w:rPr>
              <w:t>式</w:t>
            </w:r>
            <w:r w:rsidRPr="005A21E4">
              <w:rPr>
                <w:rFonts w:hint="eastAsia"/>
              </w:rPr>
              <w:t>(</w:t>
            </w:r>
            <w:r w:rsidRPr="005A21E4">
              <w:rPr>
                <w:rFonts w:hint="eastAsia"/>
              </w:rPr>
              <w:t>對</w:t>
            </w:r>
            <w:r w:rsidRPr="005A21E4">
              <w:t>應</w:t>
            </w:r>
            <w:r w:rsidRPr="005A21E4">
              <w:rPr>
                <w:rFonts w:hint="eastAsia"/>
              </w:rPr>
              <w:t>到</w:t>
            </w:r>
            <w:r w:rsidRPr="005A21E4">
              <w:rPr>
                <w:rFonts w:hint="eastAsia"/>
              </w:rPr>
              <w:t>ContentType table</w:t>
            </w:r>
            <w:r w:rsidRPr="005A21E4">
              <w:rPr>
                <w:rFonts w:hint="eastAsia"/>
              </w:rPr>
              <w:t>查</w:t>
            </w:r>
            <w:r w:rsidRPr="005A21E4">
              <w:t>詢格式</w:t>
            </w:r>
            <w:r w:rsidRPr="005A21E4">
              <w:rPr>
                <w:rFonts w:hint="eastAsia"/>
              </w:rPr>
              <w:t>)</w:t>
            </w:r>
          </w:p>
        </w:tc>
      </w:tr>
    </w:tbl>
    <w:p w:rsidR="006F33DF" w:rsidRDefault="006F33DF" w:rsidP="00FF32D3">
      <w:pPr>
        <w:pStyle w:val="2"/>
      </w:pPr>
      <w:r>
        <w:rPr>
          <w:rFonts w:hint="eastAsia"/>
        </w:rPr>
        <w:t>View Table</w:t>
      </w:r>
    </w:p>
    <w:p w:rsidR="009554DA" w:rsidRDefault="009554DA" w:rsidP="00382622">
      <w:pPr>
        <w:pStyle w:val="3"/>
      </w:pPr>
      <w:r>
        <w:rPr>
          <w:rFonts w:hint="eastAsia"/>
        </w:rPr>
        <w:t>vs_Archive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960"/>
        <w:gridCol w:w="5688"/>
      </w:tblGrid>
      <w:tr w:rsidR="009554DA" w:rsidRPr="009F78FC" w:rsidTr="00382622">
        <w:trPr>
          <w:jc w:val="center"/>
        </w:trPr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9554DA" w:rsidRPr="009F78FC" w:rsidRDefault="009554DA" w:rsidP="009121B0">
            <w:pPr>
              <w:pStyle w:val="aff3"/>
              <w:rPr>
                <w:b/>
              </w:rPr>
            </w:pPr>
            <w:r w:rsidRPr="009F78FC">
              <w:rPr>
                <w:rFonts w:hint="eastAsia"/>
                <w:b/>
              </w:rPr>
              <w:t>欄位名稱</w:t>
            </w:r>
          </w:p>
        </w:tc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9554DA" w:rsidRPr="009F78FC" w:rsidRDefault="009554DA" w:rsidP="009121B0">
            <w:pPr>
              <w:pStyle w:val="aff3"/>
              <w:rPr>
                <w:b/>
              </w:rPr>
            </w:pPr>
            <w:r w:rsidRPr="009F78FC">
              <w:rPr>
                <w:rFonts w:hint="eastAsia"/>
                <w:b/>
              </w:rPr>
              <w:t>資料型態</w:t>
            </w:r>
          </w:p>
        </w:tc>
        <w:tc>
          <w:tcPr>
            <w:tcW w:w="2960" w:type="pct"/>
            <w:shd w:val="clear" w:color="auto" w:fill="D0CECE" w:themeFill="background2" w:themeFillShade="E6"/>
            <w:vAlign w:val="center"/>
          </w:tcPr>
          <w:p w:rsidR="009554DA" w:rsidRPr="009F78FC" w:rsidRDefault="009554DA" w:rsidP="009121B0">
            <w:pPr>
              <w:pStyle w:val="aff3"/>
              <w:rPr>
                <w:b/>
              </w:rPr>
            </w:pPr>
            <w:r w:rsidRPr="009F78FC">
              <w:rPr>
                <w:rFonts w:hint="eastAsia"/>
                <w:b/>
              </w:rPr>
              <w:t>註解</w:t>
            </w:r>
          </w:p>
        </w:tc>
      </w:tr>
      <w:tr w:rsidR="009554DA" w:rsidTr="00382622">
        <w:trPr>
          <w:jc w:val="center"/>
        </w:trPr>
        <w:tc>
          <w:tcPr>
            <w:tcW w:w="1020" w:type="pct"/>
          </w:tcPr>
          <w:p w:rsidR="009554DA" w:rsidRPr="005C541D" w:rsidRDefault="009554DA" w:rsidP="009121B0">
            <w:pPr>
              <w:pStyle w:val="aff3"/>
            </w:pPr>
            <w:r>
              <w:t>OID</w:t>
            </w:r>
          </w:p>
        </w:tc>
        <w:tc>
          <w:tcPr>
            <w:tcW w:w="1020" w:type="pct"/>
          </w:tcPr>
          <w:p w:rsidR="009554DA" w:rsidRPr="005C541D" w:rsidRDefault="009554DA" w:rsidP="009121B0">
            <w:pPr>
              <w:pStyle w:val="aff3"/>
            </w:pPr>
            <w:r w:rsidRPr="005C541D">
              <w:rPr>
                <w:rFonts w:hint="eastAsia"/>
              </w:rPr>
              <w:t>int</w:t>
            </w:r>
          </w:p>
        </w:tc>
        <w:tc>
          <w:tcPr>
            <w:tcW w:w="2960" w:type="pct"/>
          </w:tcPr>
          <w:p w:rsidR="009554DA" w:rsidRPr="005C541D" w:rsidRDefault="009554DA" w:rsidP="009121B0">
            <w:pPr>
              <w:pStyle w:val="aff3"/>
            </w:pPr>
            <w:r>
              <w:t>Object.OID</w:t>
            </w:r>
          </w:p>
        </w:tc>
      </w:tr>
      <w:tr w:rsidR="009554DA" w:rsidTr="00382622">
        <w:trPr>
          <w:jc w:val="center"/>
        </w:trPr>
        <w:tc>
          <w:tcPr>
            <w:tcW w:w="102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Type</w:t>
            </w:r>
          </w:p>
        </w:tc>
        <w:tc>
          <w:tcPr>
            <w:tcW w:w="1020" w:type="pct"/>
          </w:tcPr>
          <w:p w:rsidR="009554DA" w:rsidRPr="005C541D" w:rsidRDefault="009554DA" w:rsidP="009121B0">
            <w:pPr>
              <w:pStyle w:val="aff3"/>
            </w:pPr>
            <w:r>
              <w:t>small</w:t>
            </w:r>
            <w:r>
              <w:rPr>
                <w:rFonts w:hint="eastAsia"/>
              </w:rPr>
              <w:t>int</w:t>
            </w:r>
          </w:p>
        </w:tc>
        <w:tc>
          <w:tcPr>
            <w:tcW w:w="296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Object.Type</w:t>
            </w:r>
          </w:p>
        </w:tc>
      </w:tr>
      <w:tr w:rsidR="009554DA" w:rsidRPr="00266623" w:rsidTr="00382622">
        <w:trPr>
          <w:jc w:val="center"/>
        </w:trPr>
        <w:tc>
          <w:tcPr>
            <w:tcW w:w="1020" w:type="pct"/>
          </w:tcPr>
          <w:p w:rsidR="009554DA" w:rsidRPr="005C541D" w:rsidRDefault="009554DA" w:rsidP="009121B0">
            <w:pPr>
              <w:pStyle w:val="aff3"/>
            </w:pPr>
            <w:r>
              <w:t>CName</w:t>
            </w:r>
          </w:p>
        </w:tc>
        <w:tc>
          <w:tcPr>
            <w:tcW w:w="1020" w:type="pct"/>
          </w:tcPr>
          <w:p w:rsidR="009554DA" w:rsidRPr="005C541D" w:rsidRDefault="009554DA" w:rsidP="009121B0">
            <w:pPr>
              <w:pStyle w:val="aff3"/>
            </w:pPr>
            <w:r>
              <w:t>nvarchar</w:t>
            </w:r>
          </w:p>
        </w:tc>
        <w:tc>
          <w:tcPr>
            <w:tcW w:w="2960" w:type="pct"/>
          </w:tcPr>
          <w:p w:rsidR="009554DA" w:rsidRPr="005A21E4" w:rsidRDefault="009554DA" w:rsidP="009121B0">
            <w:pPr>
              <w:pStyle w:val="aff3"/>
            </w:pPr>
            <w:r>
              <w:rPr>
                <w:rFonts w:hint="eastAsia"/>
              </w:rPr>
              <w:t>Obj</w:t>
            </w:r>
            <w:r>
              <w:t>ect.CName</w:t>
            </w:r>
          </w:p>
        </w:tc>
      </w:tr>
      <w:tr w:rsidR="009554DA" w:rsidRPr="00266623" w:rsidTr="00382622">
        <w:trPr>
          <w:jc w:val="center"/>
        </w:trPr>
        <w:tc>
          <w:tcPr>
            <w:tcW w:w="102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CDes</w:t>
            </w:r>
          </w:p>
        </w:tc>
        <w:tc>
          <w:tcPr>
            <w:tcW w:w="102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nvarchar</w:t>
            </w:r>
          </w:p>
        </w:tc>
        <w:tc>
          <w:tcPr>
            <w:tcW w:w="2960" w:type="pct"/>
          </w:tcPr>
          <w:p w:rsidR="009554DA" w:rsidRDefault="009554DA" w:rsidP="009121B0">
            <w:pPr>
              <w:pStyle w:val="aff3"/>
            </w:pPr>
            <w:r>
              <w:t>Object.CDes</w:t>
            </w:r>
          </w:p>
        </w:tc>
      </w:tr>
      <w:tr w:rsidR="009554DA" w:rsidRPr="00266623" w:rsidTr="00382622">
        <w:trPr>
          <w:jc w:val="center"/>
        </w:trPr>
        <w:tc>
          <w:tcPr>
            <w:tcW w:w="102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FileName</w:t>
            </w:r>
          </w:p>
        </w:tc>
        <w:tc>
          <w:tcPr>
            <w:tcW w:w="102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nvarchar</w:t>
            </w:r>
          </w:p>
        </w:tc>
        <w:tc>
          <w:tcPr>
            <w:tcW w:w="296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Archive.FileName</w:t>
            </w:r>
          </w:p>
        </w:tc>
      </w:tr>
      <w:tr w:rsidR="009554DA" w:rsidRPr="00266623" w:rsidTr="00382622">
        <w:trPr>
          <w:jc w:val="center"/>
        </w:trPr>
        <w:tc>
          <w:tcPr>
            <w:tcW w:w="102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MIMEType</w:t>
            </w:r>
          </w:p>
        </w:tc>
        <w:tc>
          <w:tcPr>
            <w:tcW w:w="102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nvarchar</w:t>
            </w:r>
          </w:p>
        </w:tc>
        <w:tc>
          <w:tcPr>
            <w:tcW w:w="296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ContentType.Title</w:t>
            </w:r>
          </w:p>
        </w:tc>
      </w:tr>
      <w:tr w:rsidR="009554DA" w:rsidRPr="00266623" w:rsidTr="00382622">
        <w:trPr>
          <w:jc w:val="center"/>
        </w:trPr>
        <w:tc>
          <w:tcPr>
            <w:tcW w:w="102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nClick</w:t>
            </w:r>
          </w:p>
        </w:tc>
        <w:tc>
          <w:tcPr>
            <w:tcW w:w="102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int</w:t>
            </w:r>
          </w:p>
        </w:tc>
        <w:tc>
          <w:tcPr>
            <w:tcW w:w="296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Object.nClick</w:t>
            </w:r>
          </w:p>
        </w:tc>
      </w:tr>
      <w:tr w:rsidR="009554DA" w:rsidTr="00382622">
        <w:trPr>
          <w:jc w:val="center"/>
        </w:trPr>
        <w:tc>
          <w:tcPr>
            <w:tcW w:w="1020" w:type="pct"/>
          </w:tcPr>
          <w:p w:rsidR="009554DA" w:rsidRPr="005C541D" w:rsidRDefault="009554DA" w:rsidP="009121B0">
            <w:pPr>
              <w:pStyle w:val="aff3"/>
            </w:pPr>
            <w:r>
              <w:rPr>
                <w:rFonts w:hint="eastAsia"/>
              </w:rPr>
              <w:t>Keywords</w:t>
            </w:r>
          </w:p>
        </w:tc>
        <w:tc>
          <w:tcPr>
            <w:tcW w:w="1020" w:type="pct"/>
          </w:tcPr>
          <w:p w:rsidR="009554DA" w:rsidRPr="005C541D" w:rsidRDefault="009554DA" w:rsidP="009121B0">
            <w:pPr>
              <w:pStyle w:val="aff3"/>
            </w:pPr>
            <w:r w:rsidRPr="005C541D">
              <w:rPr>
                <w:rFonts w:hint="eastAsia"/>
              </w:rPr>
              <w:t>n</w:t>
            </w:r>
            <w:r>
              <w:t>varchar</w:t>
            </w:r>
          </w:p>
        </w:tc>
        <w:tc>
          <w:tcPr>
            <w:tcW w:w="2960" w:type="pct"/>
          </w:tcPr>
          <w:p w:rsidR="009554DA" w:rsidRPr="005A21E4" w:rsidRDefault="009554DA" w:rsidP="009121B0">
            <w:pPr>
              <w:pStyle w:val="aff3"/>
            </w:pPr>
            <w:r>
              <w:rPr>
                <w:rFonts w:hint="eastAsia"/>
              </w:rPr>
              <w:t>A</w:t>
            </w:r>
            <w:r>
              <w:t>rchive.Keywords</w:t>
            </w:r>
          </w:p>
        </w:tc>
      </w:tr>
      <w:tr w:rsidR="009554DA" w:rsidTr="00382622">
        <w:trPr>
          <w:jc w:val="center"/>
        </w:trPr>
        <w:tc>
          <w:tcPr>
            <w:tcW w:w="1020" w:type="pct"/>
          </w:tcPr>
          <w:p w:rsidR="009554DA" w:rsidRPr="005C541D" w:rsidRDefault="009554DA" w:rsidP="009121B0">
            <w:pPr>
              <w:pStyle w:val="aff3"/>
            </w:pPr>
            <w:r>
              <w:rPr>
                <w:rFonts w:hint="eastAsia"/>
              </w:rPr>
              <w:t>Lang</w:t>
            </w:r>
          </w:p>
        </w:tc>
        <w:tc>
          <w:tcPr>
            <w:tcW w:w="1020" w:type="pct"/>
          </w:tcPr>
          <w:p w:rsidR="009554DA" w:rsidRPr="005C541D" w:rsidRDefault="009554DA" w:rsidP="009121B0">
            <w:pPr>
              <w:pStyle w:val="aff3"/>
            </w:pPr>
            <w:r>
              <w:rPr>
                <w:rFonts w:hint="eastAsia"/>
              </w:rPr>
              <w:t>tinyint</w:t>
            </w:r>
          </w:p>
        </w:tc>
        <w:tc>
          <w:tcPr>
            <w:tcW w:w="2960" w:type="pct"/>
          </w:tcPr>
          <w:p w:rsidR="009554DA" w:rsidRPr="005A21E4" w:rsidRDefault="009554DA" w:rsidP="009121B0">
            <w:pPr>
              <w:pStyle w:val="aff3"/>
            </w:pPr>
            <w:r>
              <w:rPr>
                <w:rFonts w:hint="eastAsia"/>
              </w:rPr>
              <w:t>Archive.Lang</w:t>
            </w:r>
          </w:p>
        </w:tc>
      </w:tr>
      <w:tr w:rsidR="009554DA" w:rsidTr="00382622">
        <w:trPr>
          <w:jc w:val="center"/>
        </w:trPr>
        <w:tc>
          <w:tcPr>
            <w:tcW w:w="1020" w:type="pct"/>
          </w:tcPr>
          <w:p w:rsidR="009554DA" w:rsidRPr="005C541D" w:rsidRDefault="009554DA" w:rsidP="009121B0">
            <w:pPr>
              <w:pStyle w:val="aff3"/>
            </w:pPr>
            <w:r>
              <w:rPr>
                <w:rFonts w:hint="eastAsia"/>
              </w:rPr>
              <w:t>Index</w:t>
            </w:r>
            <w:r>
              <w:t>A</w:t>
            </w:r>
            <w:r>
              <w:rPr>
                <w:rFonts w:hint="eastAsia"/>
              </w:rPr>
              <w:t>ble</w:t>
            </w:r>
          </w:p>
        </w:tc>
        <w:tc>
          <w:tcPr>
            <w:tcW w:w="1020" w:type="pct"/>
          </w:tcPr>
          <w:p w:rsidR="009554DA" w:rsidRPr="005C541D" w:rsidRDefault="009554DA" w:rsidP="009121B0">
            <w:pPr>
              <w:pStyle w:val="aff3"/>
            </w:pPr>
            <w:r>
              <w:rPr>
                <w:rFonts w:hint="eastAsia"/>
              </w:rPr>
              <w:t>bit</w:t>
            </w:r>
          </w:p>
        </w:tc>
        <w:tc>
          <w:tcPr>
            <w:tcW w:w="2960" w:type="pct"/>
          </w:tcPr>
          <w:p w:rsidR="009554DA" w:rsidRPr="005A21E4" w:rsidRDefault="009554DA">
            <w:pPr>
              <w:pStyle w:val="aff3"/>
            </w:pPr>
            <w:r>
              <w:rPr>
                <w:rFonts w:hint="eastAsia"/>
              </w:rPr>
              <w:t>Ar</w:t>
            </w:r>
            <w:r>
              <w:t>chive.IndexAble</w:t>
            </w:r>
          </w:p>
        </w:tc>
      </w:tr>
      <w:tr w:rsidR="009554DA" w:rsidTr="00382622">
        <w:trPr>
          <w:jc w:val="center"/>
        </w:trPr>
        <w:tc>
          <w:tcPr>
            <w:tcW w:w="1020" w:type="pct"/>
          </w:tcPr>
          <w:p w:rsidR="009554DA" w:rsidRPr="005C541D" w:rsidRDefault="009554DA" w:rsidP="009121B0">
            <w:pPr>
              <w:pStyle w:val="aff3"/>
            </w:pPr>
            <w:r>
              <w:rPr>
                <w:rFonts w:hint="eastAsia"/>
              </w:rPr>
              <w:t>IndexInfo</w:t>
            </w:r>
          </w:p>
        </w:tc>
        <w:tc>
          <w:tcPr>
            <w:tcW w:w="1020" w:type="pct"/>
          </w:tcPr>
          <w:p w:rsidR="009554DA" w:rsidRPr="005C541D" w:rsidRDefault="009554DA" w:rsidP="009121B0">
            <w:pPr>
              <w:pStyle w:val="aff3"/>
            </w:pPr>
            <w:proofErr w:type="gramStart"/>
            <w:r>
              <w:rPr>
                <w:rFonts w:hint="eastAsia"/>
              </w:rPr>
              <w:t>nvarchar(</w:t>
            </w:r>
            <w:proofErr w:type="gramEnd"/>
            <w:r>
              <w:rPr>
                <w:rFonts w:hint="eastAsia"/>
              </w:rPr>
              <w:t>255)</w:t>
            </w:r>
          </w:p>
        </w:tc>
        <w:tc>
          <w:tcPr>
            <w:tcW w:w="2960" w:type="pct"/>
          </w:tcPr>
          <w:p w:rsidR="009554DA" w:rsidRPr="005A21E4" w:rsidRDefault="009554DA" w:rsidP="009121B0">
            <w:pPr>
              <w:pStyle w:val="aff3"/>
            </w:pPr>
            <w:r>
              <w:rPr>
                <w:rFonts w:hint="eastAsia"/>
              </w:rPr>
              <w:t>Ar</w:t>
            </w:r>
            <w:r>
              <w:t>chive.IndexInfo</w:t>
            </w:r>
          </w:p>
        </w:tc>
      </w:tr>
      <w:tr w:rsidR="009554DA" w:rsidTr="00382622">
        <w:trPr>
          <w:jc w:val="center"/>
        </w:trPr>
        <w:tc>
          <w:tcPr>
            <w:tcW w:w="102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Since</w:t>
            </w:r>
          </w:p>
        </w:tc>
        <w:tc>
          <w:tcPr>
            <w:tcW w:w="102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datetime</w:t>
            </w:r>
          </w:p>
        </w:tc>
        <w:tc>
          <w:tcPr>
            <w:tcW w:w="296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Object.Since</w:t>
            </w:r>
          </w:p>
        </w:tc>
      </w:tr>
      <w:tr w:rsidR="009554DA" w:rsidTr="00382622">
        <w:trPr>
          <w:jc w:val="center"/>
        </w:trPr>
        <w:tc>
          <w:tcPr>
            <w:tcW w:w="102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LastModifiedDT</w:t>
            </w:r>
          </w:p>
        </w:tc>
        <w:tc>
          <w:tcPr>
            <w:tcW w:w="102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datetime</w:t>
            </w:r>
          </w:p>
        </w:tc>
        <w:tc>
          <w:tcPr>
            <w:tcW w:w="296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Object.LastModifiedDT</w:t>
            </w:r>
          </w:p>
        </w:tc>
      </w:tr>
      <w:tr w:rsidR="009554DA" w:rsidTr="00382622">
        <w:trPr>
          <w:jc w:val="center"/>
        </w:trPr>
        <w:tc>
          <w:tcPr>
            <w:tcW w:w="102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bHided</w:t>
            </w:r>
          </w:p>
        </w:tc>
        <w:tc>
          <w:tcPr>
            <w:tcW w:w="102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bit</w:t>
            </w:r>
          </w:p>
        </w:tc>
        <w:tc>
          <w:tcPr>
            <w:tcW w:w="296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Object.bHided</w:t>
            </w:r>
          </w:p>
        </w:tc>
      </w:tr>
      <w:tr w:rsidR="009554DA" w:rsidTr="00382622">
        <w:trPr>
          <w:jc w:val="center"/>
        </w:trPr>
        <w:tc>
          <w:tcPr>
            <w:tcW w:w="102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bDel</w:t>
            </w:r>
          </w:p>
        </w:tc>
        <w:tc>
          <w:tcPr>
            <w:tcW w:w="102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bit</w:t>
            </w:r>
          </w:p>
        </w:tc>
        <w:tc>
          <w:tcPr>
            <w:tcW w:w="2960" w:type="pct"/>
          </w:tcPr>
          <w:p w:rsidR="009554DA" w:rsidRDefault="009554DA" w:rsidP="009121B0">
            <w:pPr>
              <w:pStyle w:val="aff3"/>
            </w:pPr>
            <w:r>
              <w:rPr>
                <w:rFonts w:hint="eastAsia"/>
              </w:rPr>
              <w:t>Object.bDel</w:t>
            </w:r>
          </w:p>
        </w:tc>
      </w:tr>
    </w:tbl>
    <w:p w:rsidR="009554DA" w:rsidRPr="00382622" w:rsidRDefault="009554DA" w:rsidP="00382622"/>
    <w:p w:rsidR="006F33DF" w:rsidRDefault="006F33DF" w:rsidP="00FF32D3">
      <w:pPr>
        <w:pStyle w:val="2"/>
      </w:pPr>
      <w:r>
        <w:rPr>
          <w:rFonts w:hint="eastAsia"/>
        </w:rPr>
        <w:t>Functions</w:t>
      </w:r>
    </w:p>
    <w:p w:rsidR="006F33DF" w:rsidRPr="00382622" w:rsidRDefault="006F33DF" w:rsidP="00FF32D3">
      <w:pPr>
        <w:pStyle w:val="2"/>
      </w:pPr>
      <w:r>
        <w:rPr>
          <w:rFonts w:hint="eastAsia"/>
        </w:rPr>
        <w:t>Stored Procedures</w:t>
      </w:r>
    </w:p>
    <w:p w:rsidR="009121B0" w:rsidRDefault="009121B0">
      <w:pPr>
        <w:widowControl/>
        <w:rPr>
          <w:rFonts w:cs="Times New Roman"/>
          <w:b/>
          <w:kern w:val="28"/>
          <w:sz w:val="28"/>
          <w:szCs w:val="20"/>
        </w:rPr>
      </w:pPr>
      <w:r>
        <w:br w:type="page"/>
      </w:r>
    </w:p>
    <w:p w:rsidR="00BD38A8" w:rsidRDefault="00BD38A8" w:rsidP="00B305FC">
      <w:pPr>
        <w:pStyle w:val="1"/>
      </w:pPr>
      <w:r>
        <w:rPr>
          <w:rFonts w:hint="eastAsia"/>
        </w:rPr>
        <w:lastRenderedPageBreak/>
        <w:t xml:space="preserve">I3S Extension Schema </w:t>
      </w:r>
      <w:r>
        <w:t>–</w:t>
      </w:r>
      <w:r>
        <w:rPr>
          <w:rFonts w:hint="eastAsia"/>
        </w:rPr>
        <w:t xml:space="preserve"> Post</w:t>
      </w:r>
    </w:p>
    <w:p w:rsidR="0085753F" w:rsidRPr="00382622" w:rsidRDefault="0085753F" w:rsidP="00FF32D3">
      <w:pPr>
        <w:pStyle w:val="2"/>
      </w:pPr>
      <w:r>
        <w:rPr>
          <w:rFonts w:hint="eastAsia"/>
        </w:rPr>
        <w:t>Tables</w:t>
      </w:r>
    </w:p>
    <w:p w:rsidR="00CF4E29" w:rsidRPr="009D5E22" w:rsidRDefault="00CF4E29" w:rsidP="00382622">
      <w:pPr>
        <w:pStyle w:val="3"/>
      </w:pPr>
      <w:r w:rsidRPr="009D5E22">
        <w:rPr>
          <w:rFonts w:hint="eastAsia"/>
        </w:rPr>
        <w:t>Post Table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2"/>
        <w:gridCol w:w="1962"/>
        <w:gridCol w:w="5684"/>
      </w:tblGrid>
      <w:tr w:rsidR="00CF4E29" w:rsidRPr="009D5E22" w:rsidTr="009121B0">
        <w:trPr>
          <w:jc w:val="center"/>
        </w:trPr>
        <w:tc>
          <w:tcPr>
            <w:tcW w:w="1695" w:type="dxa"/>
            <w:shd w:val="clear" w:color="auto" w:fill="D0CECE" w:themeFill="background2" w:themeFillShade="E6"/>
            <w:vAlign w:val="center"/>
          </w:tcPr>
          <w:p w:rsidR="00CF4E29" w:rsidRPr="00382622" w:rsidRDefault="00CF4E29" w:rsidP="009121B0">
            <w:pPr>
              <w:pStyle w:val="aff3"/>
              <w:rPr>
                <w:b/>
              </w:rPr>
            </w:pPr>
            <w:r w:rsidRPr="00382622">
              <w:rPr>
                <w:rFonts w:hint="eastAsia"/>
                <w:b/>
              </w:rPr>
              <w:t>欄位名稱</w:t>
            </w:r>
          </w:p>
        </w:tc>
        <w:tc>
          <w:tcPr>
            <w:tcW w:w="1695" w:type="dxa"/>
            <w:shd w:val="clear" w:color="auto" w:fill="D0CECE" w:themeFill="background2" w:themeFillShade="E6"/>
            <w:vAlign w:val="center"/>
          </w:tcPr>
          <w:p w:rsidR="00CF4E29" w:rsidRPr="00382622" w:rsidRDefault="00CF4E29" w:rsidP="009121B0">
            <w:pPr>
              <w:pStyle w:val="aff3"/>
              <w:rPr>
                <w:b/>
              </w:rPr>
            </w:pPr>
            <w:r w:rsidRPr="00382622">
              <w:rPr>
                <w:rFonts w:hint="eastAsia"/>
                <w:b/>
              </w:rPr>
              <w:t>資料型態</w:t>
            </w:r>
          </w:p>
        </w:tc>
        <w:tc>
          <w:tcPr>
            <w:tcW w:w="4910" w:type="dxa"/>
            <w:shd w:val="clear" w:color="auto" w:fill="D0CECE" w:themeFill="background2" w:themeFillShade="E6"/>
            <w:vAlign w:val="center"/>
          </w:tcPr>
          <w:p w:rsidR="00CF4E29" w:rsidRPr="00382622" w:rsidRDefault="00CF4E29" w:rsidP="009121B0">
            <w:pPr>
              <w:pStyle w:val="aff3"/>
              <w:rPr>
                <w:b/>
              </w:rPr>
            </w:pPr>
            <w:r w:rsidRPr="00382622">
              <w:rPr>
                <w:rFonts w:hint="eastAsia"/>
                <w:b/>
              </w:rPr>
              <w:t>註解</w:t>
            </w:r>
          </w:p>
        </w:tc>
      </w:tr>
      <w:tr w:rsidR="00CF4E29" w:rsidRPr="009D5E22" w:rsidTr="009121B0">
        <w:trPr>
          <w:jc w:val="center"/>
        </w:trPr>
        <w:tc>
          <w:tcPr>
            <w:tcW w:w="0" w:type="auto"/>
          </w:tcPr>
          <w:p w:rsidR="00CF4E29" w:rsidRPr="00382622" w:rsidRDefault="00CF4E29" w:rsidP="009121B0">
            <w:pPr>
              <w:pStyle w:val="aff3"/>
            </w:pPr>
            <w:r w:rsidRPr="00382622">
              <w:t>PID</w:t>
            </w:r>
          </w:p>
        </w:tc>
        <w:tc>
          <w:tcPr>
            <w:tcW w:w="0" w:type="auto"/>
          </w:tcPr>
          <w:p w:rsidR="00CF4E29" w:rsidRPr="00382622" w:rsidRDefault="00CF4E29" w:rsidP="009121B0">
            <w:pPr>
              <w:pStyle w:val="aff3"/>
            </w:pPr>
            <w:r w:rsidRPr="00382622">
              <w:t>int</w:t>
            </w:r>
          </w:p>
        </w:tc>
        <w:tc>
          <w:tcPr>
            <w:tcW w:w="0" w:type="auto"/>
          </w:tcPr>
          <w:p w:rsidR="00CF4E29" w:rsidRPr="00382622" w:rsidRDefault="006E2983" w:rsidP="009121B0">
            <w:pPr>
              <w:pStyle w:val="aff3"/>
            </w:pPr>
            <w:proofErr w:type="gramStart"/>
            <w:r>
              <w:t>PK ,</w:t>
            </w:r>
            <w:proofErr w:type="gramEnd"/>
            <w:r>
              <w:t xml:space="preserve"> FK = Object.OID</w:t>
            </w:r>
          </w:p>
        </w:tc>
      </w:tr>
      <w:tr w:rsidR="00CF4E29" w:rsidRPr="009D5E22" w:rsidTr="009121B0">
        <w:trPr>
          <w:jc w:val="center"/>
        </w:trPr>
        <w:tc>
          <w:tcPr>
            <w:tcW w:w="0" w:type="auto"/>
          </w:tcPr>
          <w:p w:rsidR="00CF4E29" w:rsidRPr="00382622" w:rsidRDefault="00CF4E29" w:rsidP="009121B0">
            <w:pPr>
              <w:pStyle w:val="aff3"/>
            </w:pPr>
            <w:r w:rsidRPr="00382622">
              <w:t>Detail</w:t>
            </w:r>
          </w:p>
        </w:tc>
        <w:tc>
          <w:tcPr>
            <w:tcW w:w="0" w:type="auto"/>
          </w:tcPr>
          <w:p w:rsidR="00CF4E29" w:rsidRPr="00382622" w:rsidRDefault="00CF4E29" w:rsidP="009121B0">
            <w:pPr>
              <w:pStyle w:val="aff3"/>
            </w:pPr>
            <w:r w:rsidRPr="00382622">
              <w:t>nvarchar(max)</w:t>
            </w:r>
          </w:p>
        </w:tc>
        <w:tc>
          <w:tcPr>
            <w:tcW w:w="0" w:type="auto"/>
          </w:tcPr>
          <w:p w:rsidR="00CF4E29" w:rsidRPr="00382622" w:rsidRDefault="00CF4E29" w:rsidP="009121B0">
            <w:pPr>
              <w:pStyle w:val="aff3"/>
            </w:pPr>
            <w:r w:rsidRPr="00382622">
              <w:rPr>
                <w:rFonts w:hint="eastAsia"/>
              </w:rPr>
              <w:t>細節描述</w:t>
            </w:r>
          </w:p>
        </w:tc>
      </w:tr>
      <w:tr w:rsidR="006E2983" w:rsidRPr="009D5E22" w:rsidTr="009121B0">
        <w:trPr>
          <w:jc w:val="center"/>
        </w:trPr>
        <w:tc>
          <w:tcPr>
            <w:tcW w:w="0" w:type="auto"/>
          </w:tcPr>
          <w:p w:rsidR="006E2983" w:rsidRPr="00382622" w:rsidRDefault="006E2983" w:rsidP="009121B0">
            <w:pPr>
              <w:pStyle w:val="aff3"/>
            </w:pPr>
            <w:r>
              <w:rPr>
                <w:rFonts w:hint="eastAsia"/>
              </w:rPr>
              <w:t>StartDT</w:t>
            </w:r>
          </w:p>
        </w:tc>
        <w:tc>
          <w:tcPr>
            <w:tcW w:w="0" w:type="auto"/>
          </w:tcPr>
          <w:p w:rsidR="006E2983" w:rsidRPr="00382622" w:rsidRDefault="006E2983" w:rsidP="009121B0">
            <w:pPr>
              <w:pStyle w:val="aff3"/>
            </w:pPr>
            <w:r>
              <w:rPr>
                <w:rFonts w:hint="eastAsia"/>
              </w:rPr>
              <w:t>datetime</w:t>
            </w:r>
          </w:p>
        </w:tc>
        <w:tc>
          <w:tcPr>
            <w:tcW w:w="0" w:type="auto"/>
          </w:tcPr>
          <w:p w:rsidR="006E2983" w:rsidRPr="00382622" w:rsidRDefault="006E2983" w:rsidP="009121B0">
            <w:pPr>
              <w:pStyle w:val="aff3"/>
            </w:pPr>
            <w:r>
              <w:t>指定開始日期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Default = getdate(</w:t>
            </w:r>
            <w:r>
              <w:t xml:space="preserve"> </w:t>
            </w:r>
            <w:r>
              <w:rPr>
                <w:rFonts w:hint="eastAsia"/>
              </w:rPr>
              <w:t>)</w:t>
            </w:r>
          </w:p>
        </w:tc>
      </w:tr>
      <w:tr w:rsidR="006E2983" w:rsidRPr="009D5E22" w:rsidTr="009121B0">
        <w:trPr>
          <w:jc w:val="center"/>
        </w:trPr>
        <w:tc>
          <w:tcPr>
            <w:tcW w:w="0" w:type="auto"/>
          </w:tcPr>
          <w:p w:rsidR="006E2983" w:rsidRPr="00382622" w:rsidRDefault="006E2983" w:rsidP="009121B0">
            <w:pPr>
              <w:pStyle w:val="aff3"/>
            </w:pPr>
            <w:r>
              <w:rPr>
                <w:rFonts w:hint="eastAsia"/>
              </w:rPr>
              <w:t>EndDT</w:t>
            </w:r>
          </w:p>
        </w:tc>
        <w:tc>
          <w:tcPr>
            <w:tcW w:w="0" w:type="auto"/>
          </w:tcPr>
          <w:p w:rsidR="006E2983" w:rsidRPr="00382622" w:rsidRDefault="006E2983" w:rsidP="009121B0">
            <w:pPr>
              <w:pStyle w:val="aff3"/>
            </w:pPr>
            <w:r>
              <w:rPr>
                <w:rFonts w:hint="eastAsia"/>
              </w:rPr>
              <w:t>datetime</w:t>
            </w:r>
          </w:p>
        </w:tc>
        <w:tc>
          <w:tcPr>
            <w:tcW w:w="0" w:type="auto"/>
          </w:tcPr>
          <w:p w:rsidR="006E2983" w:rsidRPr="00382622" w:rsidRDefault="006E2983" w:rsidP="009121B0">
            <w:pPr>
              <w:pStyle w:val="aff3"/>
            </w:pPr>
            <w:r>
              <w:rPr>
                <w:rFonts w:hint="eastAsia"/>
              </w:rPr>
              <w:t>指定結束日期，可為</w:t>
            </w:r>
            <w:r>
              <w:rPr>
                <w:rFonts w:hint="eastAsia"/>
              </w:rPr>
              <w:t>Null</w:t>
            </w:r>
          </w:p>
        </w:tc>
      </w:tr>
    </w:tbl>
    <w:p w:rsidR="00BD38A8" w:rsidRDefault="00BD38A8" w:rsidP="00382622"/>
    <w:p w:rsidR="0085753F" w:rsidRDefault="0085753F" w:rsidP="00FF32D3">
      <w:pPr>
        <w:pStyle w:val="2"/>
      </w:pPr>
      <w:r>
        <w:rPr>
          <w:rFonts w:hint="eastAsia"/>
        </w:rPr>
        <w:t>View Tables</w:t>
      </w:r>
    </w:p>
    <w:p w:rsidR="0085753F" w:rsidRDefault="0085753F" w:rsidP="00382622">
      <w:pPr>
        <w:pStyle w:val="3"/>
      </w:pPr>
      <w:r>
        <w:rPr>
          <w:rFonts w:hint="eastAsia"/>
        </w:rPr>
        <w:t>vs_Post</w:t>
      </w:r>
    </w:p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6"/>
        <w:gridCol w:w="1928"/>
        <w:gridCol w:w="5584"/>
      </w:tblGrid>
      <w:tr w:rsidR="0085753F" w:rsidRPr="009D5E22" w:rsidTr="009121B0">
        <w:trPr>
          <w:jc w:val="center"/>
        </w:trPr>
        <w:tc>
          <w:tcPr>
            <w:tcW w:w="1695" w:type="dxa"/>
            <w:shd w:val="clear" w:color="auto" w:fill="D0CECE" w:themeFill="background2" w:themeFillShade="E6"/>
            <w:vAlign w:val="center"/>
          </w:tcPr>
          <w:p w:rsidR="0085753F" w:rsidRPr="00CB256A" w:rsidRDefault="0085753F" w:rsidP="009121B0">
            <w:pPr>
              <w:pStyle w:val="aff3"/>
              <w:rPr>
                <w:b/>
              </w:rPr>
            </w:pPr>
            <w:r w:rsidRPr="00CB256A">
              <w:rPr>
                <w:rFonts w:hint="eastAsia"/>
                <w:b/>
              </w:rPr>
              <w:t>欄位名稱</w:t>
            </w:r>
          </w:p>
        </w:tc>
        <w:tc>
          <w:tcPr>
            <w:tcW w:w="1695" w:type="dxa"/>
            <w:shd w:val="clear" w:color="auto" w:fill="D0CECE" w:themeFill="background2" w:themeFillShade="E6"/>
            <w:vAlign w:val="center"/>
          </w:tcPr>
          <w:p w:rsidR="0085753F" w:rsidRPr="00CB256A" w:rsidRDefault="0085753F" w:rsidP="009121B0">
            <w:pPr>
              <w:pStyle w:val="aff3"/>
              <w:rPr>
                <w:b/>
              </w:rPr>
            </w:pPr>
            <w:r w:rsidRPr="00CB256A">
              <w:rPr>
                <w:rFonts w:hint="eastAsia"/>
                <w:b/>
              </w:rPr>
              <w:t>資料型態</w:t>
            </w:r>
          </w:p>
        </w:tc>
        <w:tc>
          <w:tcPr>
            <w:tcW w:w="4910" w:type="dxa"/>
            <w:shd w:val="clear" w:color="auto" w:fill="D0CECE" w:themeFill="background2" w:themeFillShade="E6"/>
            <w:vAlign w:val="center"/>
          </w:tcPr>
          <w:p w:rsidR="0085753F" w:rsidRPr="00CB256A" w:rsidRDefault="0085753F" w:rsidP="009121B0">
            <w:pPr>
              <w:pStyle w:val="aff3"/>
              <w:rPr>
                <w:b/>
              </w:rPr>
            </w:pPr>
            <w:r w:rsidRPr="00CB256A">
              <w:rPr>
                <w:rFonts w:hint="eastAsia"/>
                <w:b/>
              </w:rPr>
              <w:t>註解</w:t>
            </w:r>
          </w:p>
        </w:tc>
      </w:tr>
      <w:tr w:rsidR="0085753F" w:rsidRPr="009D5E22" w:rsidTr="009121B0">
        <w:trPr>
          <w:jc w:val="center"/>
        </w:trPr>
        <w:tc>
          <w:tcPr>
            <w:tcW w:w="0" w:type="auto"/>
          </w:tcPr>
          <w:p w:rsidR="0085753F" w:rsidRPr="00CB256A" w:rsidRDefault="0085753F" w:rsidP="009121B0">
            <w:pPr>
              <w:pStyle w:val="aff3"/>
            </w:pPr>
            <w:r>
              <w:t>OID</w:t>
            </w:r>
          </w:p>
        </w:tc>
        <w:tc>
          <w:tcPr>
            <w:tcW w:w="0" w:type="auto"/>
          </w:tcPr>
          <w:p w:rsidR="0085753F" w:rsidRPr="00CB256A" w:rsidRDefault="0085753F" w:rsidP="009121B0">
            <w:pPr>
              <w:pStyle w:val="aff3"/>
            </w:pPr>
            <w:r w:rsidRPr="00CB256A">
              <w:t>int</w:t>
            </w:r>
          </w:p>
        </w:tc>
        <w:tc>
          <w:tcPr>
            <w:tcW w:w="0" w:type="auto"/>
          </w:tcPr>
          <w:p w:rsidR="0085753F" w:rsidRPr="00CB256A" w:rsidRDefault="0085753F" w:rsidP="009121B0">
            <w:pPr>
              <w:pStyle w:val="aff3"/>
            </w:pPr>
            <w:r>
              <w:t>Object.OID</w:t>
            </w:r>
          </w:p>
        </w:tc>
      </w:tr>
      <w:tr w:rsidR="0085753F" w:rsidRPr="009D5E22" w:rsidTr="009121B0">
        <w:trPr>
          <w:jc w:val="center"/>
        </w:trPr>
        <w:tc>
          <w:tcPr>
            <w:tcW w:w="0" w:type="auto"/>
          </w:tcPr>
          <w:p w:rsidR="0085753F" w:rsidRDefault="0085753F" w:rsidP="009121B0">
            <w:pPr>
              <w:pStyle w:val="aff3"/>
            </w:pPr>
            <w:r>
              <w:rPr>
                <w:rFonts w:hint="eastAsia"/>
              </w:rPr>
              <w:t>Type</w:t>
            </w:r>
          </w:p>
        </w:tc>
        <w:tc>
          <w:tcPr>
            <w:tcW w:w="0" w:type="auto"/>
          </w:tcPr>
          <w:p w:rsidR="0085753F" w:rsidRPr="00CB256A" w:rsidRDefault="0085753F" w:rsidP="009121B0">
            <w:pPr>
              <w:pStyle w:val="aff3"/>
            </w:pPr>
            <w:r>
              <w:rPr>
                <w:rFonts w:hint="eastAsia"/>
              </w:rPr>
              <w:t>smallint</w:t>
            </w:r>
          </w:p>
        </w:tc>
        <w:tc>
          <w:tcPr>
            <w:tcW w:w="0" w:type="auto"/>
          </w:tcPr>
          <w:p w:rsidR="0085753F" w:rsidRDefault="0085753F" w:rsidP="009121B0">
            <w:pPr>
              <w:pStyle w:val="aff3"/>
            </w:pPr>
            <w:r>
              <w:rPr>
                <w:rFonts w:hint="eastAsia"/>
              </w:rPr>
              <w:t>Object.Type</w:t>
            </w:r>
          </w:p>
        </w:tc>
      </w:tr>
      <w:tr w:rsidR="0085753F" w:rsidRPr="009D5E22" w:rsidTr="009121B0">
        <w:trPr>
          <w:jc w:val="center"/>
        </w:trPr>
        <w:tc>
          <w:tcPr>
            <w:tcW w:w="0" w:type="auto"/>
          </w:tcPr>
          <w:p w:rsidR="0085753F" w:rsidRDefault="0085753F" w:rsidP="009121B0">
            <w:pPr>
              <w:pStyle w:val="aff3"/>
            </w:pPr>
            <w:r>
              <w:rPr>
                <w:rFonts w:hint="eastAsia"/>
              </w:rPr>
              <w:t>CName</w:t>
            </w:r>
          </w:p>
        </w:tc>
        <w:tc>
          <w:tcPr>
            <w:tcW w:w="0" w:type="auto"/>
          </w:tcPr>
          <w:p w:rsidR="0085753F" w:rsidRDefault="0085753F" w:rsidP="009121B0">
            <w:pPr>
              <w:pStyle w:val="aff3"/>
            </w:pPr>
            <w:r>
              <w:rPr>
                <w:rFonts w:hint="eastAsia"/>
              </w:rPr>
              <w:t>nvarchar</w:t>
            </w:r>
          </w:p>
        </w:tc>
        <w:tc>
          <w:tcPr>
            <w:tcW w:w="0" w:type="auto"/>
          </w:tcPr>
          <w:p w:rsidR="0085753F" w:rsidRDefault="0085753F" w:rsidP="009121B0">
            <w:pPr>
              <w:pStyle w:val="aff3"/>
            </w:pPr>
            <w:r>
              <w:rPr>
                <w:rFonts w:hint="eastAsia"/>
              </w:rPr>
              <w:t>Object.CName</w:t>
            </w:r>
          </w:p>
        </w:tc>
      </w:tr>
      <w:tr w:rsidR="0085753F" w:rsidRPr="009D5E22" w:rsidTr="009121B0">
        <w:trPr>
          <w:jc w:val="center"/>
        </w:trPr>
        <w:tc>
          <w:tcPr>
            <w:tcW w:w="0" w:type="auto"/>
          </w:tcPr>
          <w:p w:rsidR="0085753F" w:rsidRDefault="0085753F" w:rsidP="009121B0">
            <w:pPr>
              <w:pStyle w:val="aff3"/>
            </w:pPr>
            <w:r>
              <w:rPr>
                <w:rFonts w:hint="eastAsia"/>
              </w:rPr>
              <w:t>CDes</w:t>
            </w:r>
          </w:p>
        </w:tc>
        <w:tc>
          <w:tcPr>
            <w:tcW w:w="0" w:type="auto"/>
          </w:tcPr>
          <w:p w:rsidR="0085753F" w:rsidRDefault="0085753F" w:rsidP="009121B0">
            <w:pPr>
              <w:pStyle w:val="aff3"/>
            </w:pPr>
            <w:r>
              <w:rPr>
                <w:rFonts w:hint="eastAsia"/>
              </w:rPr>
              <w:t>nvarchar</w:t>
            </w:r>
          </w:p>
        </w:tc>
        <w:tc>
          <w:tcPr>
            <w:tcW w:w="0" w:type="auto"/>
          </w:tcPr>
          <w:p w:rsidR="0085753F" w:rsidRDefault="0085753F" w:rsidP="009121B0">
            <w:pPr>
              <w:pStyle w:val="aff3"/>
            </w:pPr>
            <w:r>
              <w:rPr>
                <w:rFonts w:hint="eastAsia"/>
              </w:rPr>
              <w:t>Object.CDes</w:t>
            </w:r>
          </w:p>
        </w:tc>
      </w:tr>
      <w:tr w:rsidR="0085753F" w:rsidRPr="009D5E22" w:rsidTr="009121B0">
        <w:trPr>
          <w:jc w:val="center"/>
        </w:trPr>
        <w:tc>
          <w:tcPr>
            <w:tcW w:w="0" w:type="auto"/>
          </w:tcPr>
          <w:p w:rsidR="0085753F" w:rsidRPr="00CB256A" w:rsidRDefault="0085753F" w:rsidP="009121B0">
            <w:pPr>
              <w:pStyle w:val="aff3"/>
            </w:pPr>
            <w:r w:rsidRPr="00CB256A">
              <w:t>Detail</w:t>
            </w:r>
          </w:p>
        </w:tc>
        <w:tc>
          <w:tcPr>
            <w:tcW w:w="0" w:type="auto"/>
          </w:tcPr>
          <w:p w:rsidR="0085753F" w:rsidRPr="00CB256A" w:rsidRDefault="0085753F" w:rsidP="009121B0">
            <w:pPr>
              <w:pStyle w:val="aff3"/>
            </w:pPr>
            <w:r w:rsidRPr="00CB256A">
              <w:t>nvarchar(max)</w:t>
            </w:r>
          </w:p>
        </w:tc>
        <w:tc>
          <w:tcPr>
            <w:tcW w:w="0" w:type="auto"/>
          </w:tcPr>
          <w:p w:rsidR="0085753F" w:rsidRPr="00CB256A" w:rsidRDefault="0085753F" w:rsidP="009121B0">
            <w:pPr>
              <w:pStyle w:val="aff3"/>
            </w:pPr>
            <w:r>
              <w:rPr>
                <w:rFonts w:hint="eastAsia"/>
              </w:rPr>
              <w:t>P</w:t>
            </w:r>
            <w:r>
              <w:t>ost.Detail</w:t>
            </w:r>
          </w:p>
        </w:tc>
      </w:tr>
      <w:tr w:rsidR="0085753F" w:rsidRPr="009D5E22" w:rsidTr="009121B0">
        <w:trPr>
          <w:jc w:val="center"/>
        </w:trPr>
        <w:tc>
          <w:tcPr>
            <w:tcW w:w="0" w:type="auto"/>
          </w:tcPr>
          <w:p w:rsidR="0085753F" w:rsidRPr="00CB256A" w:rsidRDefault="0085753F" w:rsidP="009121B0">
            <w:pPr>
              <w:pStyle w:val="aff3"/>
            </w:pPr>
            <w:r>
              <w:rPr>
                <w:rFonts w:hint="eastAsia"/>
              </w:rPr>
              <w:t>StartDT</w:t>
            </w:r>
          </w:p>
        </w:tc>
        <w:tc>
          <w:tcPr>
            <w:tcW w:w="0" w:type="auto"/>
          </w:tcPr>
          <w:p w:rsidR="0085753F" w:rsidRPr="00CB256A" w:rsidRDefault="0085753F" w:rsidP="009121B0">
            <w:pPr>
              <w:pStyle w:val="aff3"/>
            </w:pPr>
            <w:r>
              <w:rPr>
                <w:rFonts w:hint="eastAsia"/>
              </w:rPr>
              <w:t>datetime</w:t>
            </w:r>
          </w:p>
        </w:tc>
        <w:tc>
          <w:tcPr>
            <w:tcW w:w="0" w:type="auto"/>
          </w:tcPr>
          <w:p w:rsidR="0085753F" w:rsidRPr="00CB256A" w:rsidRDefault="0085753F" w:rsidP="009121B0">
            <w:pPr>
              <w:pStyle w:val="aff3"/>
            </w:pPr>
            <w:r>
              <w:rPr>
                <w:rFonts w:hint="eastAsia"/>
              </w:rPr>
              <w:t>P</w:t>
            </w:r>
            <w:r>
              <w:t>ost.StartDT</w:t>
            </w:r>
          </w:p>
        </w:tc>
      </w:tr>
      <w:tr w:rsidR="0085753F" w:rsidRPr="009D5E22" w:rsidTr="009121B0">
        <w:trPr>
          <w:jc w:val="center"/>
        </w:trPr>
        <w:tc>
          <w:tcPr>
            <w:tcW w:w="0" w:type="auto"/>
          </w:tcPr>
          <w:p w:rsidR="0085753F" w:rsidRPr="00CB256A" w:rsidRDefault="0085753F" w:rsidP="009121B0">
            <w:pPr>
              <w:pStyle w:val="aff3"/>
            </w:pPr>
            <w:r>
              <w:rPr>
                <w:rFonts w:hint="eastAsia"/>
              </w:rPr>
              <w:t>EndDT</w:t>
            </w:r>
          </w:p>
        </w:tc>
        <w:tc>
          <w:tcPr>
            <w:tcW w:w="0" w:type="auto"/>
          </w:tcPr>
          <w:p w:rsidR="0085753F" w:rsidRPr="00CB256A" w:rsidRDefault="0085753F" w:rsidP="009121B0">
            <w:pPr>
              <w:pStyle w:val="aff3"/>
            </w:pPr>
            <w:r>
              <w:rPr>
                <w:rFonts w:hint="eastAsia"/>
              </w:rPr>
              <w:t>datetime</w:t>
            </w:r>
          </w:p>
        </w:tc>
        <w:tc>
          <w:tcPr>
            <w:tcW w:w="0" w:type="auto"/>
          </w:tcPr>
          <w:p w:rsidR="0085753F" w:rsidRPr="00CB256A" w:rsidRDefault="0085753F" w:rsidP="009121B0">
            <w:pPr>
              <w:pStyle w:val="aff3"/>
            </w:pPr>
            <w:r>
              <w:rPr>
                <w:rFonts w:hint="eastAsia"/>
              </w:rPr>
              <w:t>Post</w:t>
            </w:r>
            <w:r>
              <w:t>.EndDT</w:t>
            </w:r>
          </w:p>
        </w:tc>
      </w:tr>
      <w:tr w:rsidR="0085753F" w:rsidRPr="009D5E22" w:rsidTr="009121B0">
        <w:trPr>
          <w:jc w:val="center"/>
        </w:trPr>
        <w:tc>
          <w:tcPr>
            <w:tcW w:w="0" w:type="auto"/>
          </w:tcPr>
          <w:p w:rsidR="0085753F" w:rsidRDefault="0085753F" w:rsidP="009121B0">
            <w:pPr>
              <w:pStyle w:val="aff3"/>
            </w:pPr>
            <w:r>
              <w:rPr>
                <w:rFonts w:hint="eastAsia"/>
              </w:rPr>
              <w:t>Since</w:t>
            </w:r>
          </w:p>
        </w:tc>
        <w:tc>
          <w:tcPr>
            <w:tcW w:w="0" w:type="auto"/>
          </w:tcPr>
          <w:p w:rsidR="0085753F" w:rsidRDefault="0085753F" w:rsidP="009121B0">
            <w:pPr>
              <w:pStyle w:val="aff3"/>
            </w:pPr>
            <w:r>
              <w:rPr>
                <w:rFonts w:hint="eastAsia"/>
              </w:rPr>
              <w:t>datetime</w:t>
            </w:r>
          </w:p>
        </w:tc>
        <w:tc>
          <w:tcPr>
            <w:tcW w:w="0" w:type="auto"/>
          </w:tcPr>
          <w:p w:rsidR="0085753F" w:rsidRDefault="0085753F" w:rsidP="009121B0">
            <w:pPr>
              <w:pStyle w:val="aff3"/>
            </w:pPr>
            <w:r>
              <w:rPr>
                <w:rFonts w:hint="eastAsia"/>
              </w:rPr>
              <w:t>Object.Since</w:t>
            </w:r>
          </w:p>
        </w:tc>
      </w:tr>
      <w:tr w:rsidR="0085753F" w:rsidRPr="009D5E22" w:rsidTr="009121B0">
        <w:trPr>
          <w:jc w:val="center"/>
        </w:trPr>
        <w:tc>
          <w:tcPr>
            <w:tcW w:w="0" w:type="auto"/>
          </w:tcPr>
          <w:p w:rsidR="0085753F" w:rsidRDefault="0085753F" w:rsidP="009121B0">
            <w:pPr>
              <w:pStyle w:val="aff3"/>
            </w:pPr>
            <w:r>
              <w:rPr>
                <w:rFonts w:hint="eastAsia"/>
              </w:rPr>
              <w:t>LastModifiedDT</w:t>
            </w:r>
          </w:p>
        </w:tc>
        <w:tc>
          <w:tcPr>
            <w:tcW w:w="0" w:type="auto"/>
          </w:tcPr>
          <w:p w:rsidR="0085753F" w:rsidRDefault="0085753F" w:rsidP="009121B0">
            <w:pPr>
              <w:pStyle w:val="aff3"/>
            </w:pPr>
            <w:r>
              <w:rPr>
                <w:rFonts w:hint="eastAsia"/>
              </w:rPr>
              <w:t>datetime</w:t>
            </w:r>
          </w:p>
        </w:tc>
        <w:tc>
          <w:tcPr>
            <w:tcW w:w="0" w:type="auto"/>
          </w:tcPr>
          <w:p w:rsidR="0085753F" w:rsidRDefault="0085753F" w:rsidP="009121B0">
            <w:pPr>
              <w:pStyle w:val="aff3"/>
            </w:pPr>
            <w:r>
              <w:rPr>
                <w:rFonts w:hint="eastAsia"/>
              </w:rPr>
              <w:t>Object.LastModifiedDT</w:t>
            </w:r>
          </w:p>
        </w:tc>
      </w:tr>
      <w:tr w:rsidR="009121B0" w:rsidRPr="009D5E22" w:rsidTr="009121B0">
        <w:trPr>
          <w:jc w:val="center"/>
        </w:trPr>
        <w:tc>
          <w:tcPr>
            <w:tcW w:w="0" w:type="auto"/>
          </w:tcPr>
          <w:p w:rsidR="009121B0" w:rsidRDefault="009121B0" w:rsidP="009121B0">
            <w:pPr>
              <w:pStyle w:val="aff3"/>
            </w:pPr>
            <w:r>
              <w:rPr>
                <w:rFonts w:hint="eastAsia"/>
              </w:rPr>
              <w:t>OwnerMID</w:t>
            </w:r>
          </w:p>
        </w:tc>
        <w:tc>
          <w:tcPr>
            <w:tcW w:w="0" w:type="auto"/>
          </w:tcPr>
          <w:p w:rsidR="009121B0" w:rsidRDefault="009121B0" w:rsidP="009121B0">
            <w:pPr>
              <w:pStyle w:val="aff3"/>
            </w:pPr>
            <w:r>
              <w:rPr>
                <w:rFonts w:hint="eastAsia"/>
              </w:rPr>
              <w:t>int</w:t>
            </w:r>
          </w:p>
        </w:tc>
        <w:tc>
          <w:tcPr>
            <w:tcW w:w="0" w:type="auto"/>
          </w:tcPr>
          <w:p w:rsidR="009121B0" w:rsidRDefault="009121B0" w:rsidP="009121B0">
            <w:pPr>
              <w:pStyle w:val="aff3"/>
            </w:pPr>
            <w:r>
              <w:rPr>
                <w:rFonts w:hint="eastAsia"/>
              </w:rPr>
              <w:t>Object.OwnerMID</w:t>
            </w:r>
          </w:p>
        </w:tc>
      </w:tr>
      <w:tr w:rsidR="0085753F" w:rsidRPr="009D5E22" w:rsidTr="009121B0">
        <w:trPr>
          <w:jc w:val="center"/>
        </w:trPr>
        <w:tc>
          <w:tcPr>
            <w:tcW w:w="0" w:type="auto"/>
          </w:tcPr>
          <w:p w:rsidR="0085753F" w:rsidRDefault="0085753F" w:rsidP="009121B0">
            <w:pPr>
              <w:pStyle w:val="aff3"/>
            </w:pPr>
            <w:r>
              <w:rPr>
                <w:rFonts w:hint="eastAsia"/>
              </w:rPr>
              <w:t>bHided</w:t>
            </w:r>
          </w:p>
        </w:tc>
        <w:tc>
          <w:tcPr>
            <w:tcW w:w="0" w:type="auto"/>
          </w:tcPr>
          <w:p w:rsidR="0085753F" w:rsidRDefault="0085753F" w:rsidP="009121B0">
            <w:pPr>
              <w:pStyle w:val="aff3"/>
            </w:pPr>
            <w:r>
              <w:rPr>
                <w:rFonts w:hint="eastAsia"/>
              </w:rPr>
              <w:t>bit</w:t>
            </w:r>
          </w:p>
        </w:tc>
        <w:tc>
          <w:tcPr>
            <w:tcW w:w="0" w:type="auto"/>
          </w:tcPr>
          <w:p w:rsidR="0085753F" w:rsidRDefault="0085753F" w:rsidP="009121B0">
            <w:pPr>
              <w:pStyle w:val="aff3"/>
            </w:pPr>
            <w:r>
              <w:rPr>
                <w:rFonts w:hint="eastAsia"/>
              </w:rPr>
              <w:t>Object.bHided</w:t>
            </w:r>
          </w:p>
        </w:tc>
      </w:tr>
      <w:tr w:rsidR="0085753F" w:rsidRPr="009D5E22" w:rsidTr="009121B0">
        <w:trPr>
          <w:jc w:val="center"/>
        </w:trPr>
        <w:tc>
          <w:tcPr>
            <w:tcW w:w="0" w:type="auto"/>
          </w:tcPr>
          <w:p w:rsidR="0085753F" w:rsidRDefault="0085753F" w:rsidP="009121B0">
            <w:pPr>
              <w:pStyle w:val="aff3"/>
            </w:pPr>
            <w:r>
              <w:rPr>
                <w:rFonts w:hint="eastAsia"/>
              </w:rPr>
              <w:t>bDel</w:t>
            </w:r>
          </w:p>
        </w:tc>
        <w:tc>
          <w:tcPr>
            <w:tcW w:w="0" w:type="auto"/>
          </w:tcPr>
          <w:p w:rsidR="0085753F" w:rsidRDefault="0085753F" w:rsidP="009121B0">
            <w:pPr>
              <w:pStyle w:val="aff3"/>
            </w:pPr>
            <w:r>
              <w:rPr>
                <w:rFonts w:hint="eastAsia"/>
              </w:rPr>
              <w:t>bit</w:t>
            </w:r>
          </w:p>
        </w:tc>
        <w:tc>
          <w:tcPr>
            <w:tcW w:w="0" w:type="auto"/>
          </w:tcPr>
          <w:p w:rsidR="0085753F" w:rsidRDefault="0085753F" w:rsidP="009121B0">
            <w:pPr>
              <w:pStyle w:val="aff3"/>
            </w:pPr>
            <w:r>
              <w:rPr>
                <w:rFonts w:hint="eastAsia"/>
              </w:rPr>
              <w:t>Object.bDel</w:t>
            </w:r>
          </w:p>
        </w:tc>
      </w:tr>
    </w:tbl>
    <w:p w:rsidR="0085753F" w:rsidRDefault="0085753F" w:rsidP="00382622"/>
    <w:p w:rsidR="00382622" w:rsidRDefault="00382622" w:rsidP="00FF32D3">
      <w:pPr>
        <w:pStyle w:val="2"/>
      </w:pPr>
      <w:r>
        <w:rPr>
          <w:rFonts w:hint="eastAsia"/>
        </w:rPr>
        <w:t>Functions</w:t>
      </w:r>
    </w:p>
    <w:p w:rsidR="00382622" w:rsidRPr="00781BA7" w:rsidRDefault="00382622" w:rsidP="00FF32D3">
      <w:pPr>
        <w:pStyle w:val="2"/>
      </w:pPr>
      <w:r>
        <w:rPr>
          <w:rFonts w:hint="eastAsia"/>
        </w:rPr>
        <w:t>Stored Procedures</w:t>
      </w:r>
    </w:p>
    <w:p w:rsidR="009121B0" w:rsidRDefault="009121B0">
      <w:pPr>
        <w:widowControl/>
        <w:rPr>
          <w:rFonts w:cs="Times New Roman"/>
          <w:b/>
          <w:kern w:val="28"/>
          <w:sz w:val="28"/>
          <w:szCs w:val="20"/>
        </w:rPr>
      </w:pPr>
      <w:r>
        <w:br w:type="page"/>
      </w:r>
    </w:p>
    <w:p w:rsidR="005402CC" w:rsidRDefault="005402CC" w:rsidP="00B305FC">
      <w:pPr>
        <w:pStyle w:val="1"/>
      </w:pPr>
      <w:proofErr w:type="gramStart"/>
      <w:r>
        <w:rPr>
          <w:rFonts w:hint="eastAsia"/>
        </w:rPr>
        <w:lastRenderedPageBreak/>
        <w:t>Other</w:t>
      </w:r>
      <w:proofErr w:type="gramEnd"/>
      <w:r>
        <w:rPr>
          <w:rFonts w:hint="eastAsia"/>
        </w:rPr>
        <w:t xml:space="preserve"> Schema </w:t>
      </w:r>
      <w:r>
        <w:t>–</w:t>
      </w:r>
      <w:r>
        <w:rPr>
          <w:rFonts w:hint="eastAsia"/>
        </w:rPr>
        <w:t xml:space="preserve"> Attribute</w:t>
      </w:r>
    </w:p>
    <w:p w:rsidR="00FD74EB" w:rsidRPr="00FD74EB" w:rsidRDefault="00FD74EB" w:rsidP="00FF32D3">
      <w:pPr>
        <w:pStyle w:val="2"/>
      </w:pPr>
      <w:r>
        <w:rPr>
          <w:rFonts w:hint="eastAsia"/>
        </w:rPr>
        <w:t>Ta</w:t>
      </w:r>
      <w:r>
        <w:t>bles</w:t>
      </w:r>
    </w:p>
    <w:p w:rsidR="00E5328F" w:rsidRPr="00FD74EB" w:rsidRDefault="00E5328F" w:rsidP="00FD74EB">
      <w:r>
        <w:rPr>
          <w:rFonts w:hint="eastAsia"/>
        </w:rPr>
        <w:t>AttributeGroups</w:t>
      </w:r>
      <w:r>
        <w:rPr>
          <w:rFonts w:hint="eastAsia"/>
        </w:rPr>
        <w:t>記錄著使用者定義的領域相關屬性類別，每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屬性類別下分別再定義其相關的屬性值。</w:t>
      </w:r>
    </w:p>
    <w:p w:rsidR="005402CC" w:rsidRDefault="007D225B" w:rsidP="00FD74EB">
      <w:pPr>
        <w:pStyle w:val="3"/>
      </w:pPr>
      <w:r>
        <w:rPr>
          <w:rFonts w:hint="eastAsia"/>
        </w:rPr>
        <w:t>AttributeGroups Table</w:t>
      </w:r>
    </w:p>
    <w:p w:rsidR="007D225B" w:rsidRDefault="007D225B" w:rsidP="009F78FC"/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960"/>
        <w:gridCol w:w="5688"/>
      </w:tblGrid>
      <w:tr w:rsidR="007851E9" w:rsidRPr="006716A1" w:rsidTr="009F78FC">
        <w:trPr>
          <w:jc w:val="center"/>
        </w:trPr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7851E9" w:rsidRPr="006716A1" w:rsidRDefault="007851E9" w:rsidP="00476578">
            <w:pPr>
              <w:pStyle w:val="aff3"/>
              <w:rPr>
                <w:b/>
              </w:rPr>
            </w:pPr>
            <w:r w:rsidRPr="006716A1">
              <w:rPr>
                <w:rFonts w:hint="eastAsia"/>
                <w:b/>
              </w:rPr>
              <w:t>欄位名稱</w:t>
            </w:r>
          </w:p>
        </w:tc>
        <w:tc>
          <w:tcPr>
            <w:tcW w:w="1020" w:type="pct"/>
            <w:shd w:val="clear" w:color="auto" w:fill="D0CECE" w:themeFill="background2" w:themeFillShade="E6"/>
            <w:vAlign w:val="center"/>
          </w:tcPr>
          <w:p w:rsidR="007851E9" w:rsidRPr="006716A1" w:rsidRDefault="007851E9" w:rsidP="00476578">
            <w:pPr>
              <w:pStyle w:val="aff3"/>
              <w:rPr>
                <w:b/>
              </w:rPr>
            </w:pPr>
            <w:r w:rsidRPr="006716A1">
              <w:rPr>
                <w:rFonts w:hint="eastAsia"/>
                <w:b/>
              </w:rPr>
              <w:t>資料型態</w:t>
            </w:r>
          </w:p>
        </w:tc>
        <w:tc>
          <w:tcPr>
            <w:tcW w:w="2960" w:type="pct"/>
            <w:shd w:val="clear" w:color="auto" w:fill="D0CECE" w:themeFill="background2" w:themeFillShade="E6"/>
            <w:vAlign w:val="center"/>
          </w:tcPr>
          <w:p w:rsidR="007851E9" w:rsidRPr="006716A1" w:rsidRDefault="007851E9" w:rsidP="00476578">
            <w:pPr>
              <w:pStyle w:val="aff3"/>
              <w:rPr>
                <w:b/>
              </w:rPr>
            </w:pPr>
            <w:r w:rsidRPr="006716A1">
              <w:rPr>
                <w:rFonts w:hint="eastAsia"/>
                <w:b/>
              </w:rPr>
              <w:t>註解</w:t>
            </w:r>
          </w:p>
        </w:tc>
      </w:tr>
      <w:tr w:rsidR="007851E9" w:rsidTr="009F78FC">
        <w:trPr>
          <w:jc w:val="center"/>
        </w:trPr>
        <w:tc>
          <w:tcPr>
            <w:tcW w:w="1020" w:type="pct"/>
          </w:tcPr>
          <w:p w:rsidR="007851E9" w:rsidRPr="005C541D" w:rsidRDefault="007851E9" w:rsidP="009F78FC">
            <w:pPr>
              <w:pStyle w:val="aff3"/>
            </w:pPr>
            <w:r>
              <w:rPr>
                <w:rFonts w:hint="eastAsia"/>
              </w:rPr>
              <w:t>A</w:t>
            </w:r>
            <w:r>
              <w:t>GID</w:t>
            </w:r>
          </w:p>
        </w:tc>
        <w:tc>
          <w:tcPr>
            <w:tcW w:w="1020" w:type="pct"/>
          </w:tcPr>
          <w:p w:rsidR="007851E9" w:rsidRPr="005C541D" w:rsidRDefault="007851E9" w:rsidP="00476578">
            <w:pPr>
              <w:pStyle w:val="aff3"/>
            </w:pPr>
            <w:r>
              <w:rPr>
                <w:rFonts w:hint="eastAsia"/>
              </w:rPr>
              <w:t>smallint</w:t>
            </w:r>
          </w:p>
        </w:tc>
        <w:tc>
          <w:tcPr>
            <w:tcW w:w="2960" w:type="pct"/>
          </w:tcPr>
          <w:p w:rsidR="007851E9" w:rsidRPr="005C541D" w:rsidRDefault="007851E9" w:rsidP="00476578">
            <w:pPr>
              <w:pStyle w:val="aff3"/>
            </w:pPr>
            <w:r>
              <w:rPr>
                <w:rFonts w:hint="eastAsia"/>
              </w:rPr>
              <w:t>PK</w:t>
            </w:r>
            <w:r w:rsidRPr="005C541D">
              <w:rPr>
                <w:rFonts w:hint="eastAsia"/>
              </w:rPr>
              <w:t>,</w:t>
            </w:r>
            <w:r>
              <w:t xml:space="preserve"> </w:t>
            </w:r>
            <w:proofErr w:type="gramStart"/>
            <w:r>
              <w:rPr>
                <w:rFonts w:hint="eastAsia"/>
              </w:rPr>
              <w:t>identity(</w:t>
            </w:r>
            <w:proofErr w:type="gramEnd"/>
            <w:r>
              <w:rPr>
                <w:rFonts w:hint="eastAsia"/>
              </w:rPr>
              <w:t>1,1)</w:t>
            </w:r>
          </w:p>
        </w:tc>
      </w:tr>
      <w:tr w:rsidR="007851E9" w:rsidRPr="00266623" w:rsidTr="009F78FC">
        <w:trPr>
          <w:jc w:val="center"/>
        </w:trPr>
        <w:tc>
          <w:tcPr>
            <w:tcW w:w="1020" w:type="pct"/>
          </w:tcPr>
          <w:p w:rsidR="007851E9" w:rsidRPr="005C541D" w:rsidRDefault="00CB3C79" w:rsidP="00476578">
            <w:pPr>
              <w:pStyle w:val="aff3"/>
            </w:pPr>
            <w:r>
              <w:t>AG</w:t>
            </w:r>
            <w:r w:rsidR="007851E9">
              <w:t>N</w:t>
            </w:r>
            <w:r w:rsidR="007851E9" w:rsidRPr="001C19A3">
              <w:t>ame</w:t>
            </w:r>
          </w:p>
        </w:tc>
        <w:tc>
          <w:tcPr>
            <w:tcW w:w="1020" w:type="pct"/>
          </w:tcPr>
          <w:p w:rsidR="007851E9" w:rsidRPr="005C541D" w:rsidRDefault="007851E9" w:rsidP="009F78FC">
            <w:pPr>
              <w:pStyle w:val="aff3"/>
            </w:pPr>
            <w:proofErr w:type="gramStart"/>
            <w:r w:rsidRPr="005C541D">
              <w:rPr>
                <w:rFonts w:hint="eastAsia"/>
              </w:rPr>
              <w:t>n</w:t>
            </w:r>
            <w:r w:rsidRPr="005C541D">
              <w:t>varchar</w:t>
            </w:r>
            <w:r w:rsidRPr="005C541D">
              <w:rPr>
                <w:rFonts w:hint="eastAsia"/>
              </w:rPr>
              <w:t>(</w:t>
            </w:r>
            <w:proofErr w:type="gramEnd"/>
            <w:r w:rsidR="003D52F9">
              <w:t>128</w:t>
            </w:r>
            <w:r>
              <w:rPr>
                <w:rFonts w:hint="eastAsia"/>
              </w:rPr>
              <w:t>)</w:t>
            </w:r>
          </w:p>
        </w:tc>
        <w:tc>
          <w:tcPr>
            <w:tcW w:w="2960" w:type="pct"/>
          </w:tcPr>
          <w:p w:rsidR="007851E9" w:rsidRPr="005A21E4" w:rsidRDefault="00AB1A52" w:rsidP="00476578">
            <w:pPr>
              <w:pStyle w:val="aff3"/>
            </w:pPr>
            <w:r>
              <w:rPr>
                <w:rFonts w:hint="eastAsia"/>
              </w:rPr>
              <w:t>UQ, Not Null</w:t>
            </w:r>
            <w:r>
              <w:rPr>
                <w:rFonts w:hint="eastAsia"/>
              </w:rPr>
              <w:t>。</w:t>
            </w:r>
            <w:r w:rsidR="00CB3C79">
              <w:rPr>
                <w:rFonts w:hint="eastAsia"/>
              </w:rPr>
              <w:t>屬性群組的名稱</w:t>
            </w:r>
          </w:p>
        </w:tc>
      </w:tr>
      <w:tr w:rsidR="007851E9" w:rsidTr="009F78FC">
        <w:trPr>
          <w:jc w:val="center"/>
        </w:trPr>
        <w:tc>
          <w:tcPr>
            <w:tcW w:w="1020" w:type="pct"/>
          </w:tcPr>
          <w:p w:rsidR="007851E9" w:rsidRPr="005C541D" w:rsidRDefault="00CB3C79" w:rsidP="00476578">
            <w:pPr>
              <w:pStyle w:val="aff3"/>
            </w:pPr>
            <w:r>
              <w:t>Des</w:t>
            </w:r>
          </w:p>
        </w:tc>
        <w:tc>
          <w:tcPr>
            <w:tcW w:w="1020" w:type="pct"/>
          </w:tcPr>
          <w:p w:rsidR="007851E9" w:rsidRPr="005C541D" w:rsidRDefault="007851E9" w:rsidP="009F78FC">
            <w:pPr>
              <w:pStyle w:val="aff3"/>
            </w:pPr>
            <w:proofErr w:type="gramStart"/>
            <w:r w:rsidRPr="005C541D">
              <w:rPr>
                <w:rFonts w:hint="eastAsia"/>
              </w:rPr>
              <w:t>n</w:t>
            </w:r>
            <w:r w:rsidRPr="005C541D">
              <w:t>varchar</w:t>
            </w:r>
            <w:r>
              <w:rPr>
                <w:rFonts w:hint="eastAsia"/>
              </w:rPr>
              <w:t>(</w:t>
            </w:r>
            <w:proofErr w:type="gramEnd"/>
            <w:r w:rsidR="004A4154">
              <w:t>512</w:t>
            </w:r>
            <w:r w:rsidRPr="005C541D">
              <w:rPr>
                <w:rFonts w:hint="eastAsia"/>
              </w:rPr>
              <w:t>)</w:t>
            </w:r>
          </w:p>
        </w:tc>
        <w:tc>
          <w:tcPr>
            <w:tcW w:w="2960" w:type="pct"/>
          </w:tcPr>
          <w:p w:rsidR="007851E9" w:rsidRPr="005A21E4" w:rsidRDefault="00CB3C79" w:rsidP="00476578">
            <w:pPr>
              <w:pStyle w:val="aff3"/>
            </w:pPr>
            <w:r>
              <w:rPr>
                <w:rFonts w:hint="eastAsia"/>
              </w:rPr>
              <w:t>屬性群組的描述</w:t>
            </w:r>
          </w:p>
        </w:tc>
      </w:tr>
      <w:tr w:rsidR="00CB3C79" w:rsidTr="009F78FC">
        <w:trPr>
          <w:jc w:val="center"/>
        </w:trPr>
        <w:tc>
          <w:tcPr>
            <w:tcW w:w="1020" w:type="pct"/>
            <w:vAlign w:val="center"/>
          </w:tcPr>
          <w:p w:rsidR="00CB3C79" w:rsidRDefault="00CB3C79" w:rsidP="00CB3C79">
            <w:pPr>
              <w:pStyle w:val="aff3"/>
            </w:pPr>
            <w:r>
              <w:t>bHided</w:t>
            </w:r>
          </w:p>
        </w:tc>
        <w:tc>
          <w:tcPr>
            <w:tcW w:w="1020" w:type="pct"/>
            <w:vAlign w:val="center"/>
          </w:tcPr>
          <w:p w:rsidR="00CB3C79" w:rsidRPr="005C541D" w:rsidRDefault="00CB3C79" w:rsidP="00CB3C79">
            <w:pPr>
              <w:pStyle w:val="aff3"/>
            </w:pPr>
            <w:r w:rsidRPr="003E2A08">
              <w:t>bit</w:t>
            </w:r>
          </w:p>
        </w:tc>
        <w:tc>
          <w:tcPr>
            <w:tcW w:w="2960" w:type="pct"/>
            <w:vAlign w:val="center"/>
          </w:tcPr>
          <w:p w:rsidR="00CB3C79" w:rsidRDefault="00CB3C79" w:rsidP="00CB3C79">
            <w:pPr>
              <w:pStyle w:val="aff3"/>
            </w:pPr>
            <w:r w:rsidRPr="001036CA">
              <w:rPr>
                <w:rFonts w:hint="eastAsia"/>
              </w:rPr>
              <w:t>是否</w:t>
            </w:r>
            <w:r>
              <w:rPr>
                <w:rFonts w:hint="eastAsia"/>
              </w:rPr>
              <w:t>被隱藏，</w:t>
            </w:r>
            <w:r w:rsidRPr="001036CA">
              <w:rPr>
                <w:rFonts w:hint="eastAsia"/>
              </w:rPr>
              <w:t>預設值為</w:t>
            </w:r>
            <w:r>
              <w:t xml:space="preserve">0 </w:t>
            </w:r>
            <w:r w:rsidRPr="001036CA">
              <w:t xml:space="preserve">(0: </w:t>
            </w:r>
            <w:r>
              <w:t>顯示</w:t>
            </w:r>
            <w:r w:rsidRPr="001036CA">
              <w:rPr>
                <w:rFonts w:hint="eastAsia"/>
              </w:rPr>
              <w:t>，</w:t>
            </w:r>
            <w:r w:rsidRPr="001036CA">
              <w:t xml:space="preserve">1: </w:t>
            </w:r>
            <w:r>
              <w:rPr>
                <w:rFonts w:hint="eastAsia"/>
              </w:rPr>
              <w:t>隱藏</w:t>
            </w:r>
            <w:r w:rsidRPr="001036CA">
              <w:t>)</w:t>
            </w:r>
          </w:p>
        </w:tc>
      </w:tr>
      <w:tr w:rsidR="00CB3C79" w:rsidTr="009F78FC">
        <w:trPr>
          <w:jc w:val="center"/>
        </w:trPr>
        <w:tc>
          <w:tcPr>
            <w:tcW w:w="1020" w:type="pct"/>
            <w:vAlign w:val="center"/>
          </w:tcPr>
          <w:p w:rsidR="00CB3C79" w:rsidRDefault="00CB3C79" w:rsidP="00CB3C79">
            <w:pPr>
              <w:pStyle w:val="aff3"/>
            </w:pPr>
            <w:r>
              <w:rPr>
                <w:rFonts w:hint="eastAsia"/>
              </w:rPr>
              <w:t>bDel</w:t>
            </w:r>
          </w:p>
        </w:tc>
        <w:tc>
          <w:tcPr>
            <w:tcW w:w="1020" w:type="pct"/>
            <w:vAlign w:val="center"/>
          </w:tcPr>
          <w:p w:rsidR="00CB3C79" w:rsidRDefault="00CB3C79" w:rsidP="00CB3C79">
            <w:pPr>
              <w:pStyle w:val="aff3"/>
            </w:pPr>
            <w:r>
              <w:rPr>
                <w:rFonts w:hint="eastAsia"/>
              </w:rPr>
              <w:t>bit</w:t>
            </w:r>
          </w:p>
        </w:tc>
        <w:tc>
          <w:tcPr>
            <w:tcW w:w="2960" w:type="pct"/>
            <w:vAlign w:val="center"/>
          </w:tcPr>
          <w:p w:rsidR="00CB3C79" w:rsidRDefault="00CB3C79" w:rsidP="00CB3C79">
            <w:pPr>
              <w:pStyle w:val="aff3"/>
            </w:pPr>
            <w:r>
              <w:rPr>
                <w:rFonts w:hint="eastAsia"/>
              </w:rPr>
              <w:t>是否被刪除，</w:t>
            </w:r>
            <w:r w:rsidRPr="001036CA">
              <w:rPr>
                <w:rFonts w:hint="eastAsia"/>
              </w:rPr>
              <w:t>預設值為</w:t>
            </w:r>
            <w:r>
              <w:rPr>
                <w:rFonts w:hint="eastAsia"/>
              </w:rPr>
              <w:t>0</w:t>
            </w:r>
            <w:r w:rsidRPr="001036CA">
              <w:t xml:space="preserve"> (0: </w:t>
            </w:r>
            <w:r>
              <w:t>未刪除</w:t>
            </w:r>
            <w:r w:rsidRPr="001036CA">
              <w:rPr>
                <w:rFonts w:hint="eastAsia"/>
              </w:rPr>
              <w:t>，</w:t>
            </w:r>
            <w:r w:rsidRPr="001036CA">
              <w:t xml:space="preserve">1: </w:t>
            </w:r>
            <w:r>
              <w:rPr>
                <w:rFonts w:hint="eastAsia"/>
              </w:rPr>
              <w:t>刪除</w:t>
            </w:r>
            <w:r w:rsidRPr="001036CA">
              <w:t>)</w:t>
            </w:r>
          </w:p>
        </w:tc>
      </w:tr>
    </w:tbl>
    <w:p w:rsidR="007851E9" w:rsidRDefault="007851E9" w:rsidP="009F78FC"/>
    <w:p w:rsidR="007D225B" w:rsidRDefault="007D225B" w:rsidP="00FD74EB">
      <w:pPr>
        <w:pStyle w:val="3"/>
      </w:pPr>
      <w:r>
        <w:rPr>
          <w:rFonts w:hint="eastAsia"/>
        </w:rPr>
        <w:t>AttributeValues Table</w:t>
      </w:r>
    </w:p>
    <w:p w:rsidR="007851E9" w:rsidRDefault="007851E9" w:rsidP="009F78FC"/>
    <w:tbl>
      <w:tblPr>
        <w:tblW w:w="48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3"/>
        <w:gridCol w:w="1624"/>
        <w:gridCol w:w="6141"/>
      </w:tblGrid>
      <w:tr w:rsidR="009F78FC" w:rsidRPr="006716A1" w:rsidTr="009F78FC">
        <w:trPr>
          <w:jc w:val="center"/>
        </w:trPr>
        <w:tc>
          <w:tcPr>
            <w:tcW w:w="959" w:type="pct"/>
            <w:shd w:val="clear" w:color="auto" w:fill="D0CECE" w:themeFill="background2" w:themeFillShade="E6"/>
            <w:vAlign w:val="center"/>
          </w:tcPr>
          <w:p w:rsidR="00AB1A52" w:rsidRPr="006716A1" w:rsidRDefault="00AB1A52" w:rsidP="00476578">
            <w:pPr>
              <w:pStyle w:val="aff3"/>
              <w:rPr>
                <w:b/>
              </w:rPr>
            </w:pPr>
            <w:r w:rsidRPr="006716A1">
              <w:rPr>
                <w:rFonts w:hint="eastAsia"/>
                <w:b/>
              </w:rPr>
              <w:t>欄位名稱</w:t>
            </w:r>
          </w:p>
        </w:tc>
        <w:tc>
          <w:tcPr>
            <w:tcW w:w="845" w:type="pct"/>
            <w:shd w:val="clear" w:color="auto" w:fill="D0CECE" w:themeFill="background2" w:themeFillShade="E6"/>
            <w:vAlign w:val="center"/>
          </w:tcPr>
          <w:p w:rsidR="00AB1A52" w:rsidRPr="006716A1" w:rsidRDefault="00AB1A52" w:rsidP="00476578">
            <w:pPr>
              <w:pStyle w:val="aff3"/>
              <w:rPr>
                <w:b/>
              </w:rPr>
            </w:pPr>
            <w:r w:rsidRPr="006716A1">
              <w:rPr>
                <w:rFonts w:hint="eastAsia"/>
                <w:b/>
              </w:rPr>
              <w:t>資料型態</w:t>
            </w:r>
          </w:p>
        </w:tc>
        <w:tc>
          <w:tcPr>
            <w:tcW w:w="3196" w:type="pct"/>
            <w:shd w:val="clear" w:color="auto" w:fill="D0CECE" w:themeFill="background2" w:themeFillShade="E6"/>
            <w:vAlign w:val="center"/>
          </w:tcPr>
          <w:p w:rsidR="00AB1A52" w:rsidRPr="006716A1" w:rsidRDefault="00AB1A52" w:rsidP="00476578">
            <w:pPr>
              <w:pStyle w:val="aff3"/>
              <w:rPr>
                <w:b/>
              </w:rPr>
            </w:pPr>
            <w:r w:rsidRPr="006716A1">
              <w:rPr>
                <w:rFonts w:hint="eastAsia"/>
                <w:b/>
              </w:rPr>
              <w:t>註解</w:t>
            </w:r>
          </w:p>
        </w:tc>
      </w:tr>
      <w:tr w:rsidR="00AB1A52" w:rsidTr="009F78FC">
        <w:trPr>
          <w:jc w:val="center"/>
        </w:trPr>
        <w:tc>
          <w:tcPr>
            <w:tcW w:w="959" w:type="pct"/>
          </w:tcPr>
          <w:p w:rsidR="00AB1A52" w:rsidRPr="005C541D" w:rsidRDefault="00AB1A52" w:rsidP="00476578">
            <w:pPr>
              <w:pStyle w:val="aff3"/>
            </w:pPr>
            <w:r>
              <w:rPr>
                <w:rFonts w:hint="eastAsia"/>
              </w:rPr>
              <w:t>A</w:t>
            </w:r>
            <w:r>
              <w:t>ID</w:t>
            </w:r>
          </w:p>
        </w:tc>
        <w:tc>
          <w:tcPr>
            <w:tcW w:w="845" w:type="pct"/>
          </w:tcPr>
          <w:p w:rsidR="00AB1A52" w:rsidRPr="005C541D" w:rsidRDefault="00AB1A52" w:rsidP="00476578">
            <w:pPr>
              <w:pStyle w:val="aff3"/>
            </w:pPr>
            <w:r>
              <w:rPr>
                <w:rFonts w:hint="eastAsia"/>
              </w:rPr>
              <w:t>int</w:t>
            </w:r>
          </w:p>
        </w:tc>
        <w:tc>
          <w:tcPr>
            <w:tcW w:w="3196" w:type="pct"/>
          </w:tcPr>
          <w:p w:rsidR="00AB1A52" w:rsidRPr="005C541D" w:rsidRDefault="00AB1A52" w:rsidP="00476578">
            <w:pPr>
              <w:pStyle w:val="aff3"/>
            </w:pPr>
            <w:r>
              <w:rPr>
                <w:rFonts w:hint="eastAsia"/>
              </w:rPr>
              <w:t>PK</w:t>
            </w:r>
            <w:r w:rsidRPr="005C541D">
              <w:rPr>
                <w:rFonts w:hint="eastAsia"/>
              </w:rPr>
              <w:t>,</w:t>
            </w:r>
            <w:r>
              <w:t xml:space="preserve"> </w:t>
            </w:r>
            <w:proofErr w:type="gramStart"/>
            <w:r>
              <w:rPr>
                <w:rFonts w:hint="eastAsia"/>
              </w:rPr>
              <w:t>identity(</w:t>
            </w:r>
            <w:proofErr w:type="gramEnd"/>
            <w:r>
              <w:rPr>
                <w:rFonts w:hint="eastAsia"/>
              </w:rPr>
              <w:t>1,1)</w:t>
            </w:r>
          </w:p>
        </w:tc>
      </w:tr>
      <w:tr w:rsidR="00AB1A52" w:rsidTr="009F78FC">
        <w:trPr>
          <w:jc w:val="center"/>
        </w:trPr>
        <w:tc>
          <w:tcPr>
            <w:tcW w:w="959" w:type="pct"/>
          </w:tcPr>
          <w:p w:rsidR="00AB1A52" w:rsidRDefault="00AB1A52" w:rsidP="00476578">
            <w:pPr>
              <w:pStyle w:val="aff3"/>
            </w:pPr>
            <w:r>
              <w:rPr>
                <w:rFonts w:hint="eastAsia"/>
              </w:rPr>
              <w:t>AGID</w:t>
            </w:r>
          </w:p>
        </w:tc>
        <w:tc>
          <w:tcPr>
            <w:tcW w:w="845" w:type="pct"/>
          </w:tcPr>
          <w:p w:rsidR="00AB1A52" w:rsidRDefault="00AB1A52" w:rsidP="00476578">
            <w:pPr>
              <w:pStyle w:val="aff3"/>
            </w:pPr>
            <w:r>
              <w:rPr>
                <w:rFonts w:hint="eastAsia"/>
              </w:rPr>
              <w:t>smallint</w:t>
            </w:r>
          </w:p>
        </w:tc>
        <w:tc>
          <w:tcPr>
            <w:tcW w:w="3196" w:type="pct"/>
          </w:tcPr>
          <w:p w:rsidR="00AB1A52" w:rsidRDefault="00AB1A52" w:rsidP="00476578">
            <w:pPr>
              <w:pStyle w:val="aff3"/>
            </w:pPr>
            <w:r>
              <w:rPr>
                <w:rFonts w:hint="eastAsia"/>
              </w:rPr>
              <w:t>FK</w:t>
            </w:r>
            <w:r w:rsidR="0086193B">
              <w:t xml:space="preserve"> : AttributeGroups.AGID</w:t>
            </w:r>
            <w:r w:rsidR="0086193B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Not Null</w:t>
            </w:r>
            <w:r>
              <w:rPr>
                <w:rFonts w:hint="eastAsia"/>
              </w:rPr>
              <w:t>。屬性值所屬的群組</w:t>
            </w:r>
          </w:p>
        </w:tc>
      </w:tr>
      <w:tr w:rsidR="00AB1A52" w:rsidRPr="00266623" w:rsidTr="009F78FC">
        <w:trPr>
          <w:jc w:val="center"/>
        </w:trPr>
        <w:tc>
          <w:tcPr>
            <w:tcW w:w="959" w:type="pct"/>
          </w:tcPr>
          <w:p w:rsidR="00AB1A52" w:rsidRPr="005C541D" w:rsidRDefault="00AB1A52" w:rsidP="00476578">
            <w:pPr>
              <w:pStyle w:val="aff3"/>
            </w:pPr>
            <w:r>
              <w:t>AName</w:t>
            </w:r>
          </w:p>
        </w:tc>
        <w:tc>
          <w:tcPr>
            <w:tcW w:w="845" w:type="pct"/>
          </w:tcPr>
          <w:p w:rsidR="00AB1A52" w:rsidRPr="005C541D" w:rsidRDefault="00AB1A52" w:rsidP="009F78FC">
            <w:pPr>
              <w:pStyle w:val="aff3"/>
            </w:pPr>
            <w:proofErr w:type="gramStart"/>
            <w:r w:rsidRPr="005C541D">
              <w:rPr>
                <w:rFonts w:hint="eastAsia"/>
              </w:rPr>
              <w:t>n</w:t>
            </w:r>
            <w:r w:rsidRPr="005C541D">
              <w:t>varchar</w:t>
            </w:r>
            <w:r w:rsidRPr="005C541D">
              <w:rPr>
                <w:rFonts w:hint="eastAsia"/>
              </w:rPr>
              <w:t>(</w:t>
            </w:r>
            <w:proofErr w:type="gramEnd"/>
            <w:r>
              <w:t>128</w:t>
            </w:r>
            <w:r>
              <w:rPr>
                <w:rFonts w:hint="eastAsia"/>
              </w:rPr>
              <w:t>)</w:t>
            </w:r>
          </w:p>
        </w:tc>
        <w:tc>
          <w:tcPr>
            <w:tcW w:w="3196" w:type="pct"/>
          </w:tcPr>
          <w:p w:rsidR="00AB1A52" w:rsidRPr="005A21E4" w:rsidRDefault="00AB1A52" w:rsidP="009F78FC">
            <w:pPr>
              <w:pStyle w:val="aff3"/>
            </w:pPr>
            <w:r>
              <w:rPr>
                <w:rFonts w:hint="eastAsia"/>
              </w:rPr>
              <w:t>Not Null</w:t>
            </w:r>
            <w:r>
              <w:rPr>
                <w:rFonts w:hint="eastAsia"/>
              </w:rPr>
              <w:t>。屬性值的名稱</w:t>
            </w:r>
          </w:p>
        </w:tc>
      </w:tr>
      <w:tr w:rsidR="00AB1A52" w:rsidTr="009F78FC">
        <w:trPr>
          <w:jc w:val="center"/>
        </w:trPr>
        <w:tc>
          <w:tcPr>
            <w:tcW w:w="959" w:type="pct"/>
          </w:tcPr>
          <w:p w:rsidR="00AB1A52" w:rsidRPr="005C541D" w:rsidRDefault="00AB1A52" w:rsidP="00476578">
            <w:pPr>
              <w:pStyle w:val="aff3"/>
            </w:pPr>
            <w:r>
              <w:t>Des</w:t>
            </w:r>
          </w:p>
        </w:tc>
        <w:tc>
          <w:tcPr>
            <w:tcW w:w="845" w:type="pct"/>
          </w:tcPr>
          <w:p w:rsidR="00AB1A52" w:rsidRPr="005C541D" w:rsidRDefault="00AB1A52" w:rsidP="009F78FC">
            <w:pPr>
              <w:pStyle w:val="aff3"/>
            </w:pPr>
            <w:proofErr w:type="gramStart"/>
            <w:r w:rsidRPr="005C541D">
              <w:rPr>
                <w:rFonts w:hint="eastAsia"/>
              </w:rPr>
              <w:t>n</w:t>
            </w:r>
            <w:r w:rsidRPr="005C541D">
              <w:t>varchar</w:t>
            </w:r>
            <w:r>
              <w:rPr>
                <w:rFonts w:hint="eastAsia"/>
              </w:rPr>
              <w:t>(</w:t>
            </w:r>
            <w:proofErr w:type="gramEnd"/>
            <w:r w:rsidR="004A4154">
              <w:t>512</w:t>
            </w:r>
            <w:r w:rsidRPr="005C541D">
              <w:rPr>
                <w:rFonts w:hint="eastAsia"/>
              </w:rPr>
              <w:t>)</w:t>
            </w:r>
          </w:p>
        </w:tc>
        <w:tc>
          <w:tcPr>
            <w:tcW w:w="3196" w:type="pct"/>
          </w:tcPr>
          <w:p w:rsidR="00AB1A52" w:rsidRPr="005A21E4" w:rsidRDefault="00AB1A52" w:rsidP="00476578">
            <w:pPr>
              <w:pStyle w:val="aff3"/>
            </w:pPr>
            <w:r>
              <w:rPr>
                <w:rFonts w:hint="eastAsia"/>
              </w:rPr>
              <w:t>屬性值的描述</w:t>
            </w:r>
          </w:p>
        </w:tc>
      </w:tr>
      <w:tr w:rsidR="009F78FC" w:rsidTr="00FD74EB">
        <w:trPr>
          <w:jc w:val="center"/>
        </w:trPr>
        <w:tc>
          <w:tcPr>
            <w:tcW w:w="959" w:type="pct"/>
            <w:vAlign w:val="center"/>
          </w:tcPr>
          <w:p w:rsidR="009F78FC" w:rsidRDefault="009F78FC" w:rsidP="009F78FC">
            <w:pPr>
              <w:pStyle w:val="aff3"/>
            </w:pPr>
            <w:r w:rsidRPr="004A0499">
              <w:t>Since</w:t>
            </w:r>
          </w:p>
        </w:tc>
        <w:tc>
          <w:tcPr>
            <w:tcW w:w="845" w:type="pct"/>
            <w:vAlign w:val="center"/>
          </w:tcPr>
          <w:p w:rsidR="009F78FC" w:rsidRPr="005C541D" w:rsidRDefault="009F78FC" w:rsidP="009F78FC">
            <w:pPr>
              <w:pStyle w:val="aff3"/>
            </w:pPr>
            <w:r w:rsidRPr="004A0499">
              <w:rPr>
                <w:rFonts w:hint="eastAsia"/>
              </w:rPr>
              <w:t>d</w:t>
            </w:r>
            <w:r w:rsidRPr="004A0499">
              <w:t>atetime</w:t>
            </w:r>
          </w:p>
        </w:tc>
        <w:tc>
          <w:tcPr>
            <w:tcW w:w="3196" w:type="pct"/>
            <w:vAlign w:val="center"/>
          </w:tcPr>
          <w:p w:rsidR="009F78FC" w:rsidRDefault="009F78FC" w:rsidP="009F78FC">
            <w:pPr>
              <w:pStyle w:val="aff3"/>
            </w:pPr>
            <w:r w:rsidRPr="004A0499">
              <w:rPr>
                <w:rFonts w:hint="eastAsia"/>
              </w:rPr>
              <w:t>該資料的建立時間，預設值為建立時間</w:t>
            </w:r>
          </w:p>
        </w:tc>
      </w:tr>
      <w:tr w:rsidR="009F78FC" w:rsidTr="00FD74EB">
        <w:trPr>
          <w:jc w:val="center"/>
        </w:trPr>
        <w:tc>
          <w:tcPr>
            <w:tcW w:w="959" w:type="pct"/>
            <w:vAlign w:val="center"/>
          </w:tcPr>
          <w:p w:rsidR="009F78FC" w:rsidRDefault="009F78FC" w:rsidP="009F78FC">
            <w:pPr>
              <w:pStyle w:val="aff3"/>
            </w:pPr>
            <w:r w:rsidRPr="004A0499">
              <w:t>LastModif</w:t>
            </w:r>
            <w:r>
              <w:t>ied</w:t>
            </w:r>
            <w:r w:rsidRPr="004A0499">
              <w:t>DT</w:t>
            </w:r>
          </w:p>
        </w:tc>
        <w:tc>
          <w:tcPr>
            <w:tcW w:w="845" w:type="pct"/>
            <w:vAlign w:val="center"/>
          </w:tcPr>
          <w:p w:rsidR="009F78FC" w:rsidRPr="005C541D" w:rsidRDefault="009F78FC" w:rsidP="009F78FC">
            <w:pPr>
              <w:pStyle w:val="aff3"/>
            </w:pPr>
            <w:r w:rsidRPr="004A0499">
              <w:rPr>
                <w:rFonts w:hint="eastAsia"/>
              </w:rPr>
              <w:t>d</w:t>
            </w:r>
            <w:r w:rsidRPr="004A0499">
              <w:t>atetime</w:t>
            </w:r>
          </w:p>
        </w:tc>
        <w:tc>
          <w:tcPr>
            <w:tcW w:w="3196" w:type="pct"/>
            <w:vAlign w:val="center"/>
          </w:tcPr>
          <w:p w:rsidR="009F78FC" w:rsidRDefault="009F78FC" w:rsidP="009F78FC">
            <w:pPr>
              <w:pStyle w:val="aff3"/>
            </w:pPr>
            <w:r w:rsidRPr="004A0499">
              <w:rPr>
                <w:rFonts w:hint="eastAsia"/>
              </w:rPr>
              <w:t>最後更新日期，預設值為建立時間</w:t>
            </w:r>
          </w:p>
        </w:tc>
      </w:tr>
      <w:tr w:rsidR="009F78FC" w:rsidTr="00FD74EB">
        <w:trPr>
          <w:jc w:val="center"/>
        </w:trPr>
        <w:tc>
          <w:tcPr>
            <w:tcW w:w="959" w:type="pct"/>
            <w:vAlign w:val="center"/>
          </w:tcPr>
          <w:p w:rsidR="009F78FC" w:rsidRDefault="009F78FC" w:rsidP="009F78FC">
            <w:pPr>
              <w:pStyle w:val="aff3"/>
            </w:pPr>
            <w:r w:rsidRPr="004A0499">
              <w:rPr>
                <w:rFonts w:hint="eastAsia"/>
              </w:rPr>
              <w:t>OwnerMID</w:t>
            </w:r>
          </w:p>
        </w:tc>
        <w:tc>
          <w:tcPr>
            <w:tcW w:w="845" w:type="pct"/>
            <w:vAlign w:val="center"/>
          </w:tcPr>
          <w:p w:rsidR="009F78FC" w:rsidRPr="005C541D" w:rsidRDefault="009F78FC" w:rsidP="009F78FC">
            <w:pPr>
              <w:pStyle w:val="aff3"/>
            </w:pPr>
            <w:r w:rsidRPr="004A0499">
              <w:rPr>
                <w:rFonts w:hint="eastAsia"/>
              </w:rPr>
              <w:t>int</w:t>
            </w:r>
          </w:p>
        </w:tc>
        <w:tc>
          <w:tcPr>
            <w:tcW w:w="3196" w:type="pct"/>
            <w:vAlign w:val="center"/>
          </w:tcPr>
          <w:p w:rsidR="009F78FC" w:rsidRDefault="009F78FC" w:rsidP="006B1549">
            <w:pPr>
              <w:pStyle w:val="aff3"/>
            </w:pPr>
            <w:r w:rsidRPr="004A0499">
              <w:rPr>
                <w:rFonts w:hint="eastAsia"/>
              </w:rPr>
              <w:t>FK: Member.MID</w:t>
            </w:r>
            <w:r w:rsidRPr="004A0499">
              <w:rPr>
                <w:rFonts w:hint="eastAsia"/>
              </w:rPr>
              <w:t>，</w:t>
            </w:r>
            <w:r w:rsidR="006B1549">
              <w:rPr>
                <w:rFonts w:hint="eastAsia"/>
              </w:rPr>
              <w:t>A</w:t>
            </w:r>
            <w:r w:rsidR="006B1549">
              <w:t>ttribute Value</w:t>
            </w:r>
            <w:r w:rsidRPr="004A0499">
              <w:rPr>
                <w:rFonts w:hint="eastAsia"/>
              </w:rPr>
              <w:t>的建立者</w:t>
            </w:r>
            <w:r w:rsidRPr="004A0499">
              <w:sym w:font="Wingdings" w:char="F0F0"/>
            </w:r>
            <w:r w:rsidRPr="004A0499">
              <w:rPr>
                <w:rFonts w:hint="eastAsia"/>
              </w:rPr>
              <w:t>擁有者</w:t>
            </w:r>
            <w:r w:rsidRPr="004A0499">
              <w:rPr>
                <w:rFonts w:hint="eastAsia"/>
              </w:rPr>
              <w:t xml:space="preserve"> (OwnerMID = MID </w:t>
            </w:r>
            <w:r w:rsidRPr="004A0499">
              <w:sym w:font="Wingdings" w:char="F0F0"/>
            </w:r>
            <w:r w:rsidRPr="004A0499">
              <w:rPr>
                <w:rFonts w:hint="eastAsia"/>
              </w:rPr>
              <w:t xml:space="preserve"> Full control)</w:t>
            </w:r>
          </w:p>
        </w:tc>
      </w:tr>
      <w:tr w:rsidR="00AB1A52" w:rsidTr="009F78FC">
        <w:trPr>
          <w:jc w:val="center"/>
        </w:trPr>
        <w:tc>
          <w:tcPr>
            <w:tcW w:w="959" w:type="pct"/>
            <w:vAlign w:val="center"/>
          </w:tcPr>
          <w:p w:rsidR="00AB1A52" w:rsidRDefault="00AB1A52" w:rsidP="00476578">
            <w:pPr>
              <w:pStyle w:val="aff3"/>
            </w:pPr>
            <w:r>
              <w:t>bHided</w:t>
            </w:r>
          </w:p>
        </w:tc>
        <w:tc>
          <w:tcPr>
            <w:tcW w:w="845" w:type="pct"/>
            <w:vAlign w:val="center"/>
          </w:tcPr>
          <w:p w:rsidR="00AB1A52" w:rsidRPr="005C541D" w:rsidRDefault="00AB1A52" w:rsidP="00476578">
            <w:pPr>
              <w:pStyle w:val="aff3"/>
            </w:pPr>
            <w:r w:rsidRPr="003E2A08">
              <w:t>bit</w:t>
            </w:r>
          </w:p>
        </w:tc>
        <w:tc>
          <w:tcPr>
            <w:tcW w:w="3196" w:type="pct"/>
            <w:vAlign w:val="center"/>
          </w:tcPr>
          <w:p w:rsidR="00AB1A52" w:rsidRDefault="00AB1A52" w:rsidP="00476578">
            <w:pPr>
              <w:pStyle w:val="aff3"/>
            </w:pPr>
            <w:r w:rsidRPr="001036CA">
              <w:rPr>
                <w:rFonts w:hint="eastAsia"/>
              </w:rPr>
              <w:t>是否</w:t>
            </w:r>
            <w:r>
              <w:rPr>
                <w:rFonts w:hint="eastAsia"/>
              </w:rPr>
              <w:t>被隱藏，</w:t>
            </w:r>
            <w:r w:rsidRPr="001036CA">
              <w:rPr>
                <w:rFonts w:hint="eastAsia"/>
              </w:rPr>
              <w:t>預設值為</w:t>
            </w:r>
            <w:r>
              <w:t xml:space="preserve">0 </w:t>
            </w:r>
            <w:r w:rsidRPr="001036CA">
              <w:t xml:space="preserve">(0: </w:t>
            </w:r>
            <w:r>
              <w:t>顯示</w:t>
            </w:r>
            <w:r w:rsidRPr="001036CA">
              <w:rPr>
                <w:rFonts w:hint="eastAsia"/>
              </w:rPr>
              <w:t>，</w:t>
            </w:r>
            <w:r w:rsidRPr="001036CA">
              <w:t xml:space="preserve">1: </w:t>
            </w:r>
            <w:r>
              <w:rPr>
                <w:rFonts w:hint="eastAsia"/>
              </w:rPr>
              <w:t>隱藏</w:t>
            </w:r>
            <w:r w:rsidRPr="001036CA">
              <w:t>)</w:t>
            </w:r>
          </w:p>
        </w:tc>
      </w:tr>
      <w:tr w:rsidR="00AB1A52" w:rsidTr="009F78FC">
        <w:trPr>
          <w:jc w:val="center"/>
        </w:trPr>
        <w:tc>
          <w:tcPr>
            <w:tcW w:w="959" w:type="pct"/>
            <w:vAlign w:val="center"/>
          </w:tcPr>
          <w:p w:rsidR="00AB1A52" w:rsidRDefault="00AB1A52" w:rsidP="00476578">
            <w:pPr>
              <w:pStyle w:val="aff3"/>
            </w:pPr>
            <w:r>
              <w:rPr>
                <w:rFonts w:hint="eastAsia"/>
              </w:rPr>
              <w:t>bDel</w:t>
            </w:r>
          </w:p>
        </w:tc>
        <w:tc>
          <w:tcPr>
            <w:tcW w:w="845" w:type="pct"/>
            <w:vAlign w:val="center"/>
          </w:tcPr>
          <w:p w:rsidR="00AB1A52" w:rsidRDefault="00AB1A52" w:rsidP="00476578">
            <w:pPr>
              <w:pStyle w:val="aff3"/>
            </w:pPr>
            <w:r>
              <w:rPr>
                <w:rFonts w:hint="eastAsia"/>
              </w:rPr>
              <w:t>bit</w:t>
            </w:r>
          </w:p>
        </w:tc>
        <w:tc>
          <w:tcPr>
            <w:tcW w:w="3196" w:type="pct"/>
            <w:vAlign w:val="center"/>
          </w:tcPr>
          <w:p w:rsidR="00AB1A52" w:rsidRDefault="00AB1A52" w:rsidP="00476578">
            <w:pPr>
              <w:pStyle w:val="aff3"/>
            </w:pPr>
            <w:r>
              <w:rPr>
                <w:rFonts w:hint="eastAsia"/>
              </w:rPr>
              <w:t>是否被刪除，</w:t>
            </w:r>
            <w:r w:rsidRPr="001036CA">
              <w:rPr>
                <w:rFonts w:hint="eastAsia"/>
              </w:rPr>
              <w:t>預設值為</w:t>
            </w:r>
            <w:r>
              <w:rPr>
                <w:rFonts w:hint="eastAsia"/>
              </w:rPr>
              <w:t>0</w:t>
            </w:r>
            <w:r w:rsidRPr="001036CA">
              <w:t xml:space="preserve"> (0: </w:t>
            </w:r>
            <w:r>
              <w:t>未刪除</w:t>
            </w:r>
            <w:r w:rsidRPr="001036CA">
              <w:rPr>
                <w:rFonts w:hint="eastAsia"/>
              </w:rPr>
              <w:t>，</w:t>
            </w:r>
            <w:r w:rsidRPr="001036CA">
              <w:t xml:space="preserve">1: </w:t>
            </w:r>
            <w:r>
              <w:rPr>
                <w:rFonts w:hint="eastAsia"/>
              </w:rPr>
              <w:t>刪除</w:t>
            </w:r>
            <w:r w:rsidRPr="001036CA">
              <w:t>)</w:t>
            </w:r>
          </w:p>
        </w:tc>
      </w:tr>
    </w:tbl>
    <w:p w:rsidR="00AB1A52" w:rsidRPr="00FD74EB" w:rsidRDefault="00FF5120" w:rsidP="009F78FC">
      <w:r w:rsidRPr="00FD74EB">
        <w:rPr>
          <w:rFonts w:hint="eastAsia"/>
          <w:b/>
        </w:rPr>
        <w:t xml:space="preserve">UQ_AttributeValues : </w:t>
      </w:r>
      <w:r w:rsidR="000D686F">
        <w:t>AID + AGID + AName</w:t>
      </w:r>
      <w:r w:rsidR="000D686F">
        <w:t>需唯一性</w:t>
      </w:r>
    </w:p>
    <w:p w:rsidR="00AB1A52" w:rsidRPr="009F78FC" w:rsidRDefault="00AB1A52" w:rsidP="009F78FC"/>
    <w:p w:rsidR="00D21C31" w:rsidRPr="00D21C31" w:rsidRDefault="00D21C31" w:rsidP="00B305FC">
      <w:pPr>
        <w:pStyle w:val="1"/>
        <w:numPr>
          <w:ilvl w:val="0"/>
          <w:numId w:val="0"/>
        </w:numPr>
        <w:ind w:left="425"/>
        <w:pPrChange w:id="230" w:author="家豪 歐" w:date="2020-07-20T11:24:00Z">
          <w:pPr>
            <w:pStyle w:val="1"/>
            <w:numPr>
              <w:numId w:val="0"/>
            </w:numPr>
            <w:tabs>
              <w:tab w:val="clear" w:pos="425"/>
            </w:tabs>
          </w:pPr>
        </w:pPrChange>
      </w:pPr>
    </w:p>
    <w:sectPr w:rsidR="00D21C31" w:rsidRPr="00D21C31" w:rsidSect="00BA19ED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0D9D" w:rsidRDefault="00F80D9D" w:rsidP="005E154B">
      <w:pPr>
        <w:spacing w:after="120"/>
      </w:pPr>
      <w:r>
        <w:separator/>
      </w:r>
    </w:p>
  </w:endnote>
  <w:endnote w:type="continuationSeparator" w:id="0">
    <w:p w:rsidR="00F80D9D" w:rsidRDefault="00F80D9D" w:rsidP="005E154B">
      <w:pPr>
        <w:spacing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G Times (WN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Garamond MT">
    <w:altName w:val="Garamond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05FC" w:rsidRDefault="00B305FC" w:rsidP="005E154B">
    <w:pPr>
      <w:pStyle w:val="aa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83018182"/>
      <w:docPartObj>
        <w:docPartGallery w:val="Page Numbers (Bottom of Page)"/>
        <w:docPartUnique/>
      </w:docPartObj>
    </w:sdtPr>
    <w:sdtContent>
      <w:p w:rsidR="00B305FC" w:rsidRPr="00BA19ED" w:rsidRDefault="00B305FC" w:rsidP="00BA19E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5A3935">
          <w:rPr>
            <w:noProof/>
            <w:lang w:val="zh-TW"/>
          </w:rPr>
          <w:t>19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05FC" w:rsidRDefault="00B305FC" w:rsidP="005E154B">
    <w:pPr>
      <w:pStyle w:val="aa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0D9D" w:rsidRDefault="00F80D9D" w:rsidP="005E154B">
      <w:pPr>
        <w:spacing w:after="120"/>
      </w:pPr>
      <w:r>
        <w:separator/>
      </w:r>
    </w:p>
  </w:footnote>
  <w:footnote w:type="continuationSeparator" w:id="0">
    <w:p w:rsidR="00F80D9D" w:rsidRDefault="00F80D9D" w:rsidP="005E154B">
      <w:pPr>
        <w:spacing w:after="120"/>
      </w:pPr>
      <w:r>
        <w:continuationSeparator/>
      </w:r>
    </w:p>
  </w:footnote>
  <w:footnote w:id="1">
    <w:p w:rsidR="00B305FC" w:rsidRDefault="00B305FC" w:rsidP="00E55FFF">
      <w:pPr>
        <w:pStyle w:val="af3"/>
      </w:pPr>
      <w:r>
        <w:rPr>
          <w:rStyle w:val="af5"/>
        </w:rPr>
        <w:footnoteRef/>
      </w:r>
      <w:r>
        <w:t xml:space="preserve"> </w:t>
      </w:r>
      <w:r>
        <w:rPr>
          <w:rFonts w:hint="eastAsia"/>
        </w:rPr>
        <w:t xml:space="preserve">Primary Key </w:t>
      </w:r>
      <w:r>
        <w:rPr>
          <w:rFonts w:hint="eastAsia"/>
        </w:rPr>
        <w:t>主鍵</w:t>
      </w:r>
    </w:p>
  </w:footnote>
  <w:footnote w:id="2">
    <w:p w:rsidR="00B305FC" w:rsidRDefault="00B305FC">
      <w:pPr>
        <w:pStyle w:val="af3"/>
        <w:rPr>
          <w:lang w:eastAsia="zh-TW"/>
        </w:rPr>
      </w:pPr>
      <w:r>
        <w:rPr>
          <w:rStyle w:val="af5"/>
        </w:rPr>
        <w:footnoteRef/>
      </w:r>
      <w:r>
        <w:t xml:space="preserve"> </w:t>
      </w:r>
      <w:r>
        <w:rPr>
          <w:rFonts w:hint="eastAsia"/>
          <w:lang w:eastAsia="zh-TW"/>
        </w:rPr>
        <w:t>i</w:t>
      </w:r>
      <w:r>
        <w:rPr>
          <w:rFonts w:hint="eastAsia"/>
        </w:rPr>
        <w:t xml:space="preserve">dentity(1, 1) </w:t>
      </w:r>
      <w:r>
        <w:rPr>
          <w:rFonts w:hint="eastAsia"/>
        </w:rPr>
        <w:t>自動跳號重</w:t>
      </w:r>
      <w:r>
        <w:rPr>
          <w:rFonts w:hint="eastAsia"/>
        </w:rPr>
        <w:t>1</w:t>
      </w:r>
      <w:r>
        <w:rPr>
          <w:rFonts w:hint="eastAsia"/>
        </w:rPr>
        <w:t>開始，每次加</w:t>
      </w:r>
      <w:r>
        <w:rPr>
          <w:rFonts w:hint="eastAsia"/>
        </w:rPr>
        <w:t>1</w:t>
      </w:r>
    </w:p>
  </w:footnote>
  <w:footnote w:id="3">
    <w:p w:rsidR="00B305FC" w:rsidRDefault="00B305FC">
      <w:pPr>
        <w:pStyle w:val="af3"/>
        <w:rPr>
          <w:lang w:eastAsia="zh-TW"/>
        </w:rPr>
      </w:pPr>
      <w:r>
        <w:rPr>
          <w:rStyle w:val="af5"/>
        </w:rPr>
        <w:footnoteRef/>
      </w:r>
      <w:r>
        <w:t xml:space="preserve"> </w:t>
      </w:r>
      <w:r>
        <w:rPr>
          <w:rFonts w:hint="eastAsia"/>
        </w:rPr>
        <w:t xml:space="preserve">Foreign Key </w:t>
      </w:r>
      <w:r>
        <w:rPr>
          <w:rFonts w:hint="eastAsia"/>
        </w:rPr>
        <w:t>外來鍵</w:t>
      </w:r>
    </w:p>
  </w:footnote>
  <w:footnote w:id="4">
    <w:p w:rsidR="00B305FC" w:rsidRDefault="00B305FC" w:rsidP="00804C1F">
      <w:pPr>
        <w:pStyle w:val="af3"/>
      </w:pPr>
      <w:r>
        <w:rPr>
          <w:rStyle w:val="af5"/>
        </w:rPr>
        <w:footnoteRef/>
      </w:r>
      <w:r>
        <w:t xml:space="preserve"> </w:t>
      </w:r>
      <w:r>
        <w:rPr>
          <w:rFonts w:hint="eastAsia"/>
        </w:rPr>
        <w:t xml:space="preserve">Unique </w:t>
      </w:r>
      <w:r>
        <w:rPr>
          <w:rFonts w:hint="eastAsia"/>
        </w:rPr>
        <w:t>唯一</w:t>
      </w:r>
    </w:p>
  </w:footnote>
  <w:footnote w:id="5">
    <w:p w:rsidR="00B305FC" w:rsidRPr="007A2141" w:rsidRDefault="00B305FC" w:rsidP="00804C1F">
      <w:pPr>
        <w:pStyle w:val="af3"/>
      </w:pPr>
      <w:r>
        <w:rPr>
          <w:rStyle w:val="af5"/>
        </w:rPr>
        <w:footnoteRef/>
      </w:r>
      <w:r>
        <w:rPr>
          <w:rFonts w:hint="eastAsia"/>
          <w:lang w:eastAsia="zh-TW"/>
        </w:rPr>
        <w:t xml:space="preserve"> </w:t>
      </w:r>
      <w:r>
        <w:rPr>
          <w:rFonts w:hint="eastAsia"/>
        </w:rPr>
        <w:t>以</w:t>
      </w:r>
      <w:r>
        <w:rPr>
          <w:rFonts w:hint="eastAsia"/>
        </w:rPr>
        <w:t>0-4</w:t>
      </w:r>
      <w:r>
        <w:rPr>
          <w:rFonts w:hint="eastAsia"/>
        </w:rPr>
        <w:t>分別代表子目錄中的欄位。</w:t>
      </w:r>
      <w:r>
        <w:rPr>
          <w:rFonts w:hint="eastAsia"/>
        </w:rPr>
        <w:t xml:space="preserve">0 </w:t>
      </w:r>
      <w:r>
        <w:sym w:font="Wingdings" w:char="F0F0"/>
      </w:r>
      <w:r>
        <w:rPr>
          <w:rFonts w:hint="eastAsia"/>
        </w:rPr>
        <w:t xml:space="preserve"> CID, 1 </w:t>
      </w:r>
      <w:r>
        <w:sym w:font="Wingdings" w:char="F0F0"/>
      </w:r>
      <w:r>
        <w:rPr>
          <w:rFonts w:hint="eastAsia"/>
        </w:rPr>
        <w:t>LastModif</w:t>
      </w:r>
      <w:r>
        <w:t>ied</w:t>
      </w:r>
      <w:r>
        <w:rPr>
          <w:rFonts w:hint="eastAsia"/>
        </w:rPr>
        <w:t xml:space="preserve">DT, 2 </w:t>
      </w:r>
      <w:r>
        <w:sym w:font="Wingdings" w:char="F0F0"/>
      </w:r>
      <w:r>
        <w:rPr>
          <w:rFonts w:hint="eastAsia"/>
        </w:rPr>
        <w:t xml:space="preserve"> Since, 3 </w:t>
      </w:r>
      <w:r>
        <w:sym w:font="Wingdings" w:char="F0F0"/>
      </w:r>
      <w:r>
        <w:rPr>
          <w:rFonts w:hint="eastAsia"/>
        </w:rPr>
        <w:t xml:space="preserve">CName, 4 </w:t>
      </w:r>
      <w:r>
        <w:sym w:font="Wingdings" w:char="F0F0"/>
      </w:r>
      <w:r>
        <w:rPr>
          <w:rFonts w:hint="eastAsia"/>
        </w:rPr>
        <w:t>EName</w:t>
      </w:r>
    </w:p>
  </w:footnote>
  <w:footnote w:id="6">
    <w:p w:rsidR="00B305FC" w:rsidRPr="001F4D32" w:rsidRDefault="00B305FC" w:rsidP="00804C1F">
      <w:pPr>
        <w:pStyle w:val="af3"/>
      </w:pPr>
      <w:r>
        <w:rPr>
          <w:rStyle w:val="af5"/>
        </w:rPr>
        <w:footnoteRef/>
      </w:r>
      <w:r>
        <w:rPr>
          <w:rFonts w:hint="eastAsia"/>
          <w:lang w:eastAsia="zh-TW"/>
        </w:rPr>
        <w:t xml:space="preserve"> </w:t>
      </w:r>
      <w:r w:rsidRPr="001F4D32">
        <w:rPr>
          <w:rFonts w:hint="eastAsia"/>
          <w:lang w:eastAsia="zh-TW"/>
        </w:rPr>
        <w:t>以</w:t>
      </w:r>
      <w:r w:rsidRPr="001F4D32">
        <w:rPr>
          <w:rFonts w:hint="eastAsia"/>
          <w:lang w:eastAsia="zh-TW"/>
        </w:rPr>
        <w:t>0-4</w:t>
      </w:r>
      <w:r w:rsidRPr="001F4D32">
        <w:rPr>
          <w:rFonts w:hint="eastAsia"/>
          <w:lang w:eastAsia="zh-TW"/>
        </w:rPr>
        <w:t>分別代表目錄中</w:t>
      </w:r>
      <w:r>
        <w:rPr>
          <w:rFonts w:hint="eastAsia"/>
          <w:lang w:eastAsia="zh-TW"/>
        </w:rPr>
        <w:t>物件</w:t>
      </w:r>
      <w:r w:rsidRPr="001F4D32">
        <w:rPr>
          <w:rFonts w:hint="eastAsia"/>
          <w:lang w:eastAsia="zh-TW"/>
        </w:rPr>
        <w:t>的欄位。</w:t>
      </w:r>
      <w:r w:rsidRPr="001F4D32">
        <w:rPr>
          <w:rFonts w:hint="eastAsia"/>
        </w:rPr>
        <w:t>0</w:t>
      </w:r>
      <w:r>
        <w:sym w:font="Wingdings" w:char="F0F0"/>
      </w:r>
      <w:r>
        <w:rPr>
          <w:rFonts w:hint="eastAsia"/>
        </w:rPr>
        <w:t>O</w:t>
      </w:r>
      <w:r w:rsidRPr="001F4D32">
        <w:rPr>
          <w:rFonts w:hint="eastAsia"/>
        </w:rPr>
        <w:t xml:space="preserve">ID, 1 </w:t>
      </w:r>
      <w:r>
        <w:sym w:font="Wingdings" w:char="F0F0"/>
      </w:r>
      <w:r w:rsidRPr="001F4D32">
        <w:rPr>
          <w:rFonts w:hint="eastAsia"/>
        </w:rPr>
        <w:t>LastModif</w:t>
      </w:r>
      <w:r>
        <w:t>ied</w:t>
      </w:r>
      <w:r w:rsidRPr="001F4D32">
        <w:rPr>
          <w:rFonts w:hint="eastAsia"/>
        </w:rPr>
        <w:t xml:space="preserve">DT, 2 </w:t>
      </w:r>
      <w:r>
        <w:sym w:font="Wingdings" w:char="F0F0"/>
      </w:r>
      <w:r w:rsidRPr="001F4D32">
        <w:rPr>
          <w:rFonts w:hint="eastAsia"/>
        </w:rPr>
        <w:t xml:space="preserve">Since, 3 </w:t>
      </w:r>
      <w:r>
        <w:sym w:font="Wingdings" w:char="F0F0"/>
      </w:r>
      <w:r w:rsidRPr="001F4D32">
        <w:rPr>
          <w:rFonts w:hint="eastAsia"/>
        </w:rPr>
        <w:t xml:space="preserve">CName, 4 </w:t>
      </w:r>
      <w:r>
        <w:sym w:font="Wingdings" w:char="F0F0"/>
      </w:r>
      <w:r w:rsidRPr="001F4D32">
        <w:rPr>
          <w:rFonts w:hint="eastAsia"/>
        </w:rPr>
        <w:t>EName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05FC" w:rsidRDefault="00B305FC" w:rsidP="005E154B">
    <w:pPr>
      <w:pStyle w:val="af0"/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05FC" w:rsidRDefault="00B305FC" w:rsidP="005E154B">
    <w:pPr>
      <w:pStyle w:val="af0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05FC" w:rsidRDefault="00B305FC" w:rsidP="005E154B">
    <w:pPr>
      <w:pStyle w:val="af0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7795C"/>
    <w:multiLevelType w:val="singleLevel"/>
    <w:tmpl w:val="EB20E136"/>
    <w:lvl w:ilvl="0">
      <w:start w:val="1"/>
      <w:numFmt w:val="decimal"/>
      <w:pStyle w:val="a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" w15:restartNumberingAfterBreak="0">
    <w:nsid w:val="089D1D94"/>
    <w:multiLevelType w:val="multilevel"/>
    <w:tmpl w:val="8070AE30"/>
    <w:lvl w:ilvl="0">
      <w:start w:val="1"/>
      <w:numFmt w:val="decimal"/>
      <w:pStyle w:val="1"/>
      <w:isLgl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 w15:restartNumberingAfterBreak="0">
    <w:nsid w:val="0A4A6503"/>
    <w:multiLevelType w:val="hybridMultilevel"/>
    <w:tmpl w:val="21066A00"/>
    <w:lvl w:ilvl="0" w:tplc="30F21FC6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CA950C0"/>
    <w:multiLevelType w:val="hybridMultilevel"/>
    <w:tmpl w:val="32703EE0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17B2C1F"/>
    <w:multiLevelType w:val="hybridMultilevel"/>
    <w:tmpl w:val="21066A00"/>
    <w:lvl w:ilvl="0" w:tplc="30F21FC6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2FE31C3"/>
    <w:multiLevelType w:val="multilevel"/>
    <w:tmpl w:val="954A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70CA9"/>
    <w:multiLevelType w:val="hybridMultilevel"/>
    <w:tmpl w:val="B414FC98"/>
    <w:lvl w:ilvl="0" w:tplc="4080DC1E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ED1525C"/>
    <w:multiLevelType w:val="hybridMultilevel"/>
    <w:tmpl w:val="BB880600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30876167"/>
    <w:multiLevelType w:val="hybridMultilevel"/>
    <w:tmpl w:val="B1D02398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32105C33"/>
    <w:multiLevelType w:val="singleLevel"/>
    <w:tmpl w:val="750250C8"/>
    <w:lvl w:ilvl="0">
      <w:start w:val="1"/>
      <w:numFmt w:val="bullet"/>
      <w:pStyle w:val="a0"/>
      <w:lvlText w:val=""/>
      <w:lvlJc w:val="left"/>
      <w:pPr>
        <w:tabs>
          <w:tab w:val="num" w:pos="0"/>
        </w:tabs>
        <w:ind w:left="1080" w:hanging="360"/>
      </w:pPr>
      <w:rPr>
        <w:rFonts w:ascii="Symbol" w:eastAsia="新細明體" w:hAnsi="Symbol" w:hint="default"/>
        <w:sz w:val="12"/>
      </w:rPr>
    </w:lvl>
  </w:abstractNum>
  <w:abstractNum w:abstractNumId="10" w15:restartNumberingAfterBreak="0">
    <w:nsid w:val="324F4B9D"/>
    <w:multiLevelType w:val="hybridMultilevel"/>
    <w:tmpl w:val="5E289614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33E92018"/>
    <w:multiLevelType w:val="hybridMultilevel"/>
    <w:tmpl w:val="81EA6570"/>
    <w:lvl w:ilvl="0" w:tplc="228C96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C9F25A1"/>
    <w:multiLevelType w:val="hybridMultilevel"/>
    <w:tmpl w:val="A614F082"/>
    <w:lvl w:ilvl="0" w:tplc="8D72D4BA">
      <w:start w:val="1"/>
      <w:numFmt w:val="bullet"/>
      <w:pStyle w:val="BadText1"/>
      <w:lvlText w:val=""/>
      <w:lvlJc w:val="left"/>
      <w:pPr>
        <w:tabs>
          <w:tab w:val="num" w:pos="480"/>
        </w:tabs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F472B13"/>
    <w:multiLevelType w:val="hybridMultilevel"/>
    <w:tmpl w:val="FDFA0822"/>
    <w:lvl w:ilvl="0" w:tplc="4AB677A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AD4A898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8BB2B288">
      <w:numFmt w:val="none"/>
      <w:lvlText w:val=""/>
      <w:lvlJc w:val="left"/>
      <w:pPr>
        <w:tabs>
          <w:tab w:val="num" w:pos="360"/>
        </w:tabs>
      </w:pPr>
    </w:lvl>
    <w:lvl w:ilvl="3" w:tplc="771CFEB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7B7A54B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D61454E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D66EFC8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E8E0555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37AADAC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4" w15:restartNumberingAfterBreak="0">
    <w:nsid w:val="4F7346BE"/>
    <w:multiLevelType w:val="hybridMultilevel"/>
    <w:tmpl w:val="5D4EE8E2"/>
    <w:lvl w:ilvl="0" w:tplc="011E1C28">
      <w:start w:val="1"/>
      <w:numFmt w:val="bullet"/>
      <w:pStyle w:val="OutlineText1"/>
      <w:lvlText w:val="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52A67560"/>
    <w:multiLevelType w:val="singleLevel"/>
    <w:tmpl w:val="8946B7C0"/>
    <w:lvl w:ilvl="0">
      <w:start w:val="1"/>
      <w:numFmt w:val="bullet"/>
      <w:pStyle w:val="PartialText1"/>
      <w:lvlText w:val="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color w:val="auto"/>
      </w:rPr>
    </w:lvl>
  </w:abstractNum>
  <w:abstractNum w:abstractNumId="16" w15:restartNumberingAfterBreak="0">
    <w:nsid w:val="5A820606"/>
    <w:multiLevelType w:val="hybridMultilevel"/>
    <w:tmpl w:val="7D3272AE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5B7E322E"/>
    <w:multiLevelType w:val="hybridMultilevel"/>
    <w:tmpl w:val="B1104938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676C7610"/>
    <w:multiLevelType w:val="hybridMultilevel"/>
    <w:tmpl w:val="C32E5320"/>
    <w:lvl w:ilvl="0" w:tplc="559C930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923690F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7C206860">
      <w:numFmt w:val="none"/>
      <w:lvlText w:val=""/>
      <w:lvlJc w:val="left"/>
      <w:pPr>
        <w:tabs>
          <w:tab w:val="num" w:pos="360"/>
        </w:tabs>
      </w:pPr>
    </w:lvl>
    <w:lvl w:ilvl="3" w:tplc="9DCC45E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AAA88C7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37C29E8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7EBEA90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196CABC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CE7E6BE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9" w15:restartNumberingAfterBreak="0">
    <w:nsid w:val="6A3008A0"/>
    <w:multiLevelType w:val="hybridMultilevel"/>
    <w:tmpl w:val="158E6C5E"/>
    <w:lvl w:ilvl="0" w:tplc="4FBC4B5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CD906E5"/>
    <w:multiLevelType w:val="hybridMultilevel"/>
    <w:tmpl w:val="D55234E8"/>
    <w:lvl w:ilvl="0" w:tplc="B89E1234">
      <w:start w:val="1"/>
      <w:numFmt w:val="bullet"/>
      <w:pStyle w:val="GoodText1"/>
      <w:lvlText w:val="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6DDE2013"/>
    <w:multiLevelType w:val="singleLevel"/>
    <w:tmpl w:val="42C86108"/>
    <w:lvl w:ilvl="0">
      <w:start w:val="1"/>
      <w:numFmt w:val="decimal"/>
      <w:pStyle w:val="NumberText2"/>
      <w:lvlText w:val="%1."/>
      <w:lvlJc w:val="left"/>
      <w:pPr>
        <w:tabs>
          <w:tab w:val="num" w:pos="360"/>
        </w:tabs>
        <w:ind w:left="340" w:hanging="340"/>
      </w:pPr>
      <w:rPr>
        <w:rFonts w:hint="eastAsia"/>
      </w:rPr>
    </w:lvl>
  </w:abstractNum>
  <w:abstractNum w:abstractNumId="22" w15:restartNumberingAfterBreak="0">
    <w:nsid w:val="727840B3"/>
    <w:multiLevelType w:val="hybridMultilevel"/>
    <w:tmpl w:val="B7BC3348"/>
    <w:lvl w:ilvl="0" w:tplc="ABCE88C8">
      <w:start w:val="1"/>
      <w:numFmt w:val="decimal"/>
      <w:pStyle w:val="Reference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74D90269"/>
    <w:multiLevelType w:val="hybridMultilevel"/>
    <w:tmpl w:val="531EF980"/>
    <w:lvl w:ilvl="0" w:tplc="4FBC4B5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4F12316"/>
    <w:multiLevelType w:val="hybridMultilevel"/>
    <w:tmpl w:val="5C42DEB2"/>
    <w:lvl w:ilvl="0" w:tplc="30F21FC6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85F1871"/>
    <w:multiLevelType w:val="hybridMultilevel"/>
    <w:tmpl w:val="B1D02398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5"/>
  </w:num>
  <w:num w:numId="2">
    <w:abstractNumId w:val="21"/>
  </w:num>
  <w:num w:numId="3">
    <w:abstractNumId w:val="14"/>
  </w:num>
  <w:num w:numId="4">
    <w:abstractNumId w:val="15"/>
  </w:num>
  <w:num w:numId="5">
    <w:abstractNumId w:val="22"/>
  </w:num>
  <w:num w:numId="6">
    <w:abstractNumId w:val="0"/>
  </w:num>
  <w:num w:numId="7">
    <w:abstractNumId w:val="9"/>
  </w:num>
  <w:num w:numId="8">
    <w:abstractNumId w:val="1"/>
  </w:num>
  <w:num w:numId="9">
    <w:abstractNumId w:val="12"/>
  </w:num>
  <w:num w:numId="10">
    <w:abstractNumId w:val="20"/>
  </w:num>
  <w:num w:numId="11">
    <w:abstractNumId w:val="4"/>
  </w:num>
  <w:num w:numId="12">
    <w:abstractNumId w:val="10"/>
  </w:num>
  <w:num w:numId="13">
    <w:abstractNumId w:val="17"/>
  </w:num>
  <w:num w:numId="14">
    <w:abstractNumId w:val="8"/>
  </w:num>
  <w:num w:numId="15">
    <w:abstractNumId w:val="25"/>
  </w:num>
  <w:num w:numId="16">
    <w:abstractNumId w:val="3"/>
  </w:num>
  <w:num w:numId="17">
    <w:abstractNumId w:val="18"/>
  </w:num>
  <w:num w:numId="18">
    <w:abstractNumId w:val="13"/>
  </w:num>
  <w:num w:numId="19">
    <w:abstractNumId w:val="2"/>
  </w:num>
  <w:num w:numId="20">
    <w:abstractNumId w:val="7"/>
  </w:num>
  <w:num w:numId="21">
    <w:abstractNumId w:val="16"/>
  </w:num>
  <w:num w:numId="22">
    <w:abstractNumId w:val="24"/>
  </w:num>
  <w:num w:numId="23">
    <w:abstractNumId w:val="6"/>
  </w:num>
  <w:num w:numId="24">
    <w:abstractNumId w:val="11"/>
  </w:num>
  <w:num w:numId="25">
    <w:abstractNumId w:val="23"/>
  </w:num>
  <w:num w:numId="26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Windows 使用者">
    <w15:presenceInfo w15:providerId="None" w15:userId="Windows 使用者"/>
  </w15:person>
  <w15:person w15:author="家豪 歐">
    <w15:presenceInfo w15:providerId="Windows Live" w15:userId="f424075b15d86b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grammar="clean"/>
  <w:trackRevisions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A75"/>
    <w:rsid w:val="00004AE4"/>
    <w:rsid w:val="0000734D"/>
    <w:rsid w:val="000230B9"/>
    <w:rsid w:val="000300C6"/>
    <w:rsid w:val="000405FE"/>
    <w:rsid w:val="000463B9"/>
    <w:rsid w:val="00046FD7"/>
    <w:rsid w:val="00047A29"/>
    <w:rsid w:val="0005001F"/>
    <w:rsid w:val="00052398"/>
    <w:rsid w:val="0006014C"/>
    <w:rsid w:val="000627E5"/>
    <w:rsid w:val="00062D38"/>
    <w:rsid w:val="00064140"/>
    <w:rsid w:val="0007051D"/>
    <w:rsid w:val="00073864"/>
    <w:rsid w:val="00073F10"/>
    <w:rsid w:val="00084EC9"/>
    <w:rsid w:val="00085A21"/>
    <w:rsid w:val="00086D84"/>
    <w:rsid w:val="000A07FA"/>
    <w:rsid w:val="000A124A"/>
    <w:rsid w:val="000B242B"/>
    <w:rsid w:val="000B526E"/>
    <w:rsid w:val="000C08EE"/>
    <w:rsid w:val="000C2338"/>
    <w:rsid w:val="000C74B1"/>
    <w:rsid w:val="000D1447"/>
    <w:rsid w:val="000D1BC5"/>
    <w:rsid w:val="000D2E51"/>
    <w:rsid w:val="000D4F3E"/>
    <w:rsid w:val="000D686F"/>
    <w:rsid w:val="000D7D4C"/>
    <w:rsid w:val="000E43C5"/>
    <w:rsid w:val="000E48B1"/>
    <w:rsid w:val="000E5ADD"/>
    <w:rsid w:val="000F0F54"/>
    <w:rsid w:val="000F3E00"/>
    <w:rsid w:val="000F411B"/>
    <w:rsid w:val="001000E0"/>
    <w:rsid w:val="001036CA"/>
    <w:rsid w:val="00106315"/>
    <w:rsid w:val="00114603"/>
    <w:rsid w:val="001157EB"/>
    <w:rsid w:val="00115DE0"/>
    <w:rsid w:val="001161C2"/>
    <w:rsid w:val="00116EF6"/>
    <w:rsid w:val="0012431A"/>
    <w:rsid w:val="00124C4D"/>
    <w:rsid w:val="0013078F"/>
    <w:rsid w:val="00133B10"/>
    <w:rsid w:val="00135982"/>
    <w:rsid w:val="001545D4"/>
    <w:rsid w:val="00176FFE"/>
    <w:rsid w:val="001777A3"/>
    <w:rsid w:val="00177859"/>
    <w:rsid w:val="00186E39"/>
    <w:rsid w:val="001912C3"/>
    <w:rsid w:val="00192A35"/>
    <w:rsid w:val="00193127"/>
    <w:rsid w:val="00196A64"/>
    <w:rsid w:val="001A1FBC"/>
    <w:rsid w:val="001A5EB9"/>
    <w:rsid w:val="001B37CA"/>
    <w:rsid w:val="001B5023"/>
    <w:rsid w:val="001B554C"/>
    <w:rsid w:val="001C19A3"/>
    <w:rsid w:val="001C6CCA"/>
    <w:rsid w:val="001D7D56"/>
    <w:rsid w:val="001E1FB8"/>
    <w:rsid w:val="001F0D1C"/>
    <w:rsid w:val="001F4717"/>
    <w:rsid w:val="00207C3A"/>
    <w:rsid w:val="002100D5"/>
    <w:rsid w:val="0021312A"/>
    <w:rsid w:val="00214910"/>
    <w:rsid w:val="00224FF2"/>
    <w:rsid w:val="0023208E"/>
    <w:rsid w:val="0023245A"/>
    <w:rsid w:val="00233041"/>
    <w:rsid w:val="00233479"/>
    <w:rsid w:val="00235865"/>
    <w:rsid w:val="00250BBB"/>
    <w:rsid w:val="00260300"/>
    <w:rsid w:val="00265817"/>
    <w:rsid w:val="00265CD0"/>
    <w:rsid w:val="002661EA"/>
    <w:rsid w:val="00266B1C"/>
    <w:rsid w:val="00271EF7"/>
    <w:rsid w:val="0027268E"/>
    <w:rsid w:val="0027435B"/>
    <w:rsid w:val="0028250F"/>
    <w:rsid w:val="00290494"/>
    <w:rsid w:val="00294897"/>
    <w:rsid w:val="002963C5"/>
    <w:rsid w:val="002A0831"/>
    <w:rsid w:val="002A3223"/>
    <w:rsid w:val="002A5016"/>
    <w:rsid w:val="002A7FCD"/>
    <w:rsid w:val="002B0A0A"/>
    <w:rsid w:val="002B36E3"/>
    <w:rsid w:val="002B5626"/>
    <w:rsid w:val="002B563C"/>
    <w:rsid w:val="002C0B2A"/>
    <w:rsid w:val="002C0F94"/>
    <w:rsid w:val="002C3708"/>
    <w:rsid w:val="002C7C24"/>
    <w:rsid w:val="002C7F17"/>
    <w:rsid w:val="002D41AE"/>
    <w:rsid w:val="002E0683"/>
    <w:rsid w:val="002E3691"/>
    <w:rsid w:val="002E4455"/>
    <w:rsid w:val="002E5527"/>
    <w:rsid w:val="00302A6A"/>
    <w:rsid w:val="00304435"/>
    <w:rsid w:val="0030678C"/>
    <w:rsid w:val="0030706F"/>
    <w:rsid w:val="00312998"/>
    <w:rsid w:val="00321427"/>
    <w:rsid w:val="003216F9"/>
    <w:rsid w:val="00321E6A"/>
    <w:rsid w:val="00325DB6"/>
    <w:rsid w:val="00326451"/>
    <w:rsid w:val="00335113"/>
    <w:rsid w:val="0034543C"/>
    <w:rsid w:val="00345E50"/>
    <w:rsid w:val="00347861"/>
    <w:rsid w:val="003508B5"/>
    <w:rsid w:val="003518EB"/>
    <w:rsid w:val="00363FA0"/>
    <w:rsid w:val="0037060D"/>
    <w:rsid w:val="00375E13"/>
    <w:rsid w:val="00380A76"/>
    <w:rsid w:val="00382622"/>
    <w:rsid w:val="0038499C"/>
    <w:rsid w:val="00387ACC"/>
    <w:rsid w:val="0039099F"/>
    <w:rsid w:val="003926D2"/>
    <w:rsid w:val="003966ED"/>
    <w:rsid w:val="003A7041"/>
    <w:rsid w:val="003A7333"/>
    <w:rsid w:val="003A7FBC"/>
    <w:rsid w:val="003C030F"/>
    <w:rsid w:val="003C4D4A"/>
    <w:rsid w:val="003C7B87"/>
    <w:rsid w:val="003D40BF"/>
    <w:rsid w:val="003D52F9"/>
    <w:rsid w:val="003D6022"/>
    <w:rsid w:val="003D7F1C"/>
    <w:rsid w:val="003E2C02"/>
    <w:rsid w:val="003F6F17"/>
    <w:rsid w:val="00402048"/>
    <w:rsid w:val="004038EB"/>
    <w:rsid w:val="00404366"/>
    <w:rsid w:val="00404905"/>
    <w:rsid w:val="00422906"/>
    <w:rsid w:val="00424956"/>
    <w:rsid w:val="0042545F"/>
    <w:rsid w:val="00427C82"/>
    <w:rsid w:val="0043309A"/>
    <w:rsid w:val="0043399E"/>
    <w:rsid w:val="0043708C"/>
    <w:rsid w:val="00450EE5"/>
    <w:rsid w:val="00452E4B"/>
    <w:rsid w:val="00457A75"/>
    <w:rsid w:val="00471A09"/>
    <w:rsid w:val="00472083"/>
    <w:rsid w:val="00472C1A"/>
    <w:rsid w:val="00473A3C"/>
    <w:rsid w:val="00476578"/>
    <w:rsid w:val="00482338"/>
    <w:rsid w:val="00486E86"/>
    <w:rsid w:val="004908D8"/>
    <w:rsid w:val="004918A5"/>
    <w:rsid w:val="00492A26"/>
    <w:rsid w:val="00496884"/>
    <w:rsid w:val="004A3680"/>
    <w:rsid w:val="004A4154"/>
    <w:rsid w:val="004C1159"/>
    <w:rsid w:val="004C452F"/>
    <w:rsid w:val="004D047E"/>
    <w:rsid w:val="004D423F"/>
    <w:rsid w:val="004D6849"/>
    <w:rsid w:val="004E64F0"/>
    <w:rsid w:val="005045CF"/>
    <w:rsid w:val="0050658A"/>
    <w:rsid w:val="00507931"/>
    <w:rsid w:val="0051003B"/>
    <w:rsid w:val="00511BEF"/>
    <w:rsid w:val="005173D8"/>
    <w:rsid w:val="00525899"/>
    <w:rsid w:val="00534FCE"/>
    <w:rsid w:val="0053687B"/>
    <w:rsid w:val="005402CC"/>
    <w:rsid w:val="005464C5"/>
    <w:rsid w:val="00546CFB"/>
    <w:rsid w:val="00564F48"/>
    <w:rsid w:val="00566596"/>
    <w:rsid w:val="005666D1"/>
    <w:rsid w:val="00566DD2"/>
    <w:rsid w:val="005710D3"/>
    <w:rsid w:val="005734E4"/>
    <w:rsid w:val="00575FA1"/>
    <w:rsid w:val="00577507"/>
    <w:rsid w:val="005775C4"/>
    <w:rsid w:val="005843F5"/>
    <w:rsid w:val="00590715"/>
    <w:rsid w:val="00590FA1"/>
    <w:rsid w:val="00595BCE"/>
    <w:rsid w:val="005966D2"/>
    <w:rsid w:val="005A0BD1"/>
    <w:rsid w:val="005A21E4"/>
    <w:rsid w:val="005A3098"/>
    <w:rsid w:val="005A38CD"/>
    <w:rsid w:val="005A3935"/>
    <w:rsid w:val="005A60F1"/>
    <w:rsid w:val="005B15FE"/>
    <w:rsid w:val="005B1BCA"/>
    <w:rsid w:val="005B6B3C"/>
    <w:rsid w:val="005C0835"/>
    <w:rsid w:val="005C5F28"/>
    <w:rsid w:val="005D0640"/>
    <w:rsid w:val="005D0E48"/>
    <w:rsid w:val="005D3025"/>
    <w:rsid w:val="005D3FC9"/>
    <w:rsid w:val="005D4A2E"/>
    <w:rsid w:val="005D4FBD"/>
    <w:rsid w:val="005E154B"/>
    <w:rsid w:val="005E5E0F"/>
    <w:rsid w:val="005E74A0"/>
    <w:rsid w:val="005F07E8"/>
    <w:rsid w:val="005F61D9"/>
    <w:rsid w:val="005F72CF"/>
    <w:rsid w:val="006067DE"/>
    <w:rsid w:val="00607874"/>
    <w:rsid w:val="00616758"/>
    <w:rsid w:val="00622B23"/>
    <w:rsid w:val="006363AE"/>
    <w:rsid w:val="0063726B"/>
    <w:rsid w:val="00644F43"/>
    <w:rsid w:val="006529BE"/>
    <w:rsid w:val="006623B8"/>
    <w:rsid w:val="006657C2"/>
    <w:rsid w:val="00673D96"/>
    <w:rsid w:val="00684425"/>
    <w:rsid w:val="006849CB"/>
    <w:rsid w:val="00685F8E"/>
    <w:rsid w:val="006B1549"/>
    <w:rsid w:val="006B527C"/>
    <w:rsid w:val="006B5F20"/>
    <w:rsid w:val="006B6F24"/>
    <w:rsid w:val="006C0F91"/>
    <w:rsid w:val="006C1405"/>
    <w:rsid w:val="006C240D"/>
    <w:rsid w:val="006C2529"/>
    <w:rsid w:val="006C2DAA"/>
    <w:rsid w:val="006C3DA3"/>
    <w:rsid w:val="006C3ED2"/>
    <w:rsid w:val="006C5182"/>
    <w:rsid w:val="006C6D6A"/>
    <w:rsid w:val="006D079D"/>
    <w:rsid w:val="006D0AFB"/>
    <w:rsid w:val="006D226B"/>
    <w:rsid w:val="006D6E34"/>
    <w:rsid w:val="006E1692"/>
    <w:rsid w:val="006E1F3B"/>
    <w:rsid w:val="006E2983"/>
    <w:rsid w:val="006E625D"/>
    <w:rsid w:val="006F1B58"/>
    <w:rsid w:val="006F33DF"/>
    <w:rsid w:val="0070072A"/>
    <w:rsid w:val="007050C0"/>
    <w:rsid w:val="0071123F"/>
    <w:rsid w:val="00716895"/>
    <w:rsid w:val="007226E9"/>
    <w:rsid w:val="0072495B"/>
    <w:rsid w:val="00727C30"/>
    <w:rsid w:val="007308F9"/>
    <w:rsid w:val="0073107B"/>
    <w:rsid w:val="0073157B"/>
    <w:rsid w:val="00744768"/>
    <w:rsid w:val="007503FD"/>
    <w:rsid w:val="007578D3"/>
    <w:rsid w:val="00765FC2"/>
    <w:rsid w:val="0076652A"/>
    <w:rsid w:val="007729B0"/>
    <w:rsid w:val="00772CE8"/>
    <w:rsid w:val="00777499"/>
    <w:rsid w:val="00781BA7"/>
    <w:rsid w:val="0078341E"/>
    <w:rsid w:val="00784574"/>
    <w:rsid w:val="007851E9"/>
    <w:rsid w:val="007867E2"/>
    <w:rsid w:val="007900E8"/>
    <w:rsid w:val="00793836"/>
    <w:rsid w:val="007A0033"/>
    <w:rsid w:val="007A235C"/>
    <w:rsid w:val="007A29D1"/>
    <w:rsid w:val="007A4D61"/>
    <w:rsid w:val="007A650B"/>
    <w:rsid w:val="007A7C76"/>
    <w:rsid w:val="007B34D9"/>
    <w:rsid w:val="007B74AB"/>
    <w:rsid w:val="007C088E"/>
    <w:rsid w:val="007C2F2E"/>
    <w:rsid w:val="007C4379"/>
    <w:rsid w:val="007D023B"/>
    <w:rsid w:val="007D225B"/>
    <w:rsid w:val="007D3BE4"/>
    <w:rsid w:val="007D3FE2"/>
    <w:rsid w:val="007D4701"/>
    <w:rsid w:val="007D4BF9"/>
    <w:rsid w:val="007E3C78"/>
    <w:rsid w:val="007F00D3"/>
    <w:rsid w:val="007F56B0"/>
    <w:rsid w:val="00804C1F"/>
    <w:rsid w:val="008063EB"/>
    <w:rsid w:val="00807D99"/>
    <w:rsid w:val="008136EB"/>
    <w:rsid w:val="00817EAF"/>
    <w:rsid w:val="008202B8"/>
    <w:rsid w:val="008217E7"/>
    <w:rsid w:val="008260A4"/>
    <w:rsid w:val="00827FF2"/>
    <w:rsid w:val="00832877"/>
    <w:rsid w:val="00833131"/>
    <w:rsid w:val="00842E13"/>
    <w:rsid w:val="00850482"/>
    <w:rsid w:val="00855A1F"/>
    <w:rsid w:val="0085753F"/>
    <w:rsid w:val="0086193B"/>
    <w:rsid w:val="0087398E"/>
    <w:rsid w:val="008824CA"/>
    <w:rsid w:val="008871CE"/>
    <w:rsid w:val="008912CE"/>
    <w:rsid w:val="008A14BE"/>
    <w:rsid w:val="008A516A"/>
    <w:rsid w:val="008B072D"/>
    <w:rsid w:val="008B72A4"/>
    <w:rsid w:val="008E0F55"/>
    <w:rsid w:val="008E17E6"/>
    <w:rsid w:val="008E2B18"/>
    <w:rsid w:val="008E39F2"/>
    <w:rsid w:val="008E5858"/>
    <w:rsid w:val="008E58E1"/>
    <w:rsid w:val="008F5308"/>
    <w:rsid w:val="00900890"/>
    <w:rsid w:val="00904301"/>
    <w:rsid w:val="00905075"/>
    <w:rsid w:val="0090690C"/>
    <w:rsid w:val="00907151"/>
    <w:rsid w:val="00910133"/>
    <w:rsid w:val="009121B0"/>
    <w:rsid w:val="0091309A"/>
    <w:rsid w:val="00913C25"/>
    <w:rsid w:val="00923EC9"/>
    <w:rsid w:val="00943A2C"/>
    <w:rsid w:val="009442F4"/>
    <w:rsid w:val="0095020E"/>
    <w:rsid w:val="009512AD"/>
    <w:rsid w:val="0095194A"/>
    <w:rsid w:val="009554DA"/>
    <w:rsid w:val="00955CEF"/>
    <w:rsid w:val="00956056"/>
    <w:rsid w:val="009611ED"/>
    <w:rsid w:val="0096213B"/>
    <w:rsid w:val="00962D97"/>
    <w:rsid w:val="009658E9"/>
    <w:rsid w:val="00970136"/>
    <w:rsid w:val="00982B11"/>
    <w:rsid w:val="00991768"/>
    <w:rsid w:val="00992D34"/>
    <w:rsid w:val="00997B3A"/>
    <w:rsid w:val="009A1AAE"/>
    <w:rsid w:val="009A3F61"/>
    <w:rsid w:val="009B211C"/>
    <w:rsid w:val="009B5DEE"/>
    <w:rsid w:val="009B621F"/>
    <w:rsid w:val="009C4A86"/>
    <w:rsid w:val="009C6D99"/>
    <w:rsid w:val="009D0990"/>
    <w:rsid w:val="009D245C"/>
    <w:rsid w:val="009D51EB"/>
    <w:rsid w:val="009D5E22"/>
    <w:rsid w:val="009D657F"/>
    <w:rsid w:val="009D72A7"/>
    <w:rsid w:val="009E4997"/>
    <w:rsid w:val="009F4064"/>
    <w:rsid w:val="009F5BA7"/>
    <w:rsid w:val="009F6951"/>
    <w:rsid w:val="009F78FC"/>
    <w:rsid w:val="00A033C0"/>
    <w:rsid w:val="00A1750F"/>
    <w:rsid w:val="00A30613"/>
    <w:rsid w:val="00A322F4"/>
    <w:rsid w:val="00A32C62"/>
    <w:rsid w:val="00A360C8"/>
    <w:rsid w:val="00A36F0D"/>
    <w:rsid w:val="00A37EDF"/>
    <w:rsid w:val="00A45FEB"/>
    <w:rsid w:val="00A47C30"/>
    <w:rsid w:val="00A5035C"/>
    <w:rsid w:val="00A53655"/>
    <w:rsid w:val="00A6193C"/>
    <w:rsid w:val="00A649C0"/>
    <w:rsid w:val="00A72EE9"/>
    <w:rsid w:val="00A74D89"/>
    <w:rsid w:val="00A75761"/>
    <w:rsid w:val="00A77872"/>
    <w:rsid w:val="00A77E33"/>
    <w:rsid w:val="00A828D4"/>
    <w:rsid w:val="00A90102"/>
    <w:rsid w:val="00A969E6"/>
    <w:rsid w:val="00AA0A1C"/>
    <w:rsid w:val="00AA6E60"/>
    <w:rsid w:val="00AB1A52"/>
    <w:rsid w:val="00AB1F69"/>
    <w:rsid w:val="00AB2DFD"/>
    <w:rsid w:val="00AB4D8C"/>
    <w:rsid w:val="00AC5C11"/>
    <w:rsid w:val="00AC6C69"/>
    <w:rsid w:val="00AD7079"/>
    <w:rsid w:val="00AE0275"/>
    <w:rsid w:val="00AE1145"/>
    <w:rsid w:val="00AF412F"/>
    <w:rsid w:val="00AF5568"/>
    <w:rsid w:val="00B017B6"/>
    <w:rsid w:val="00B01D9D"/>
    <w:rsid w:val="00B046D6"/>
    <w:rsid w:val="00B06E35"/>
    <w:rsid w:val="00B078F4"/>
    <w:rsid w:val="00B153C4"/>
    <w:rsid w:val="00B21AFD"/>
    <w:rsid w:val="00B27977"/>
    <w:rsid w:val="00B305FC"/>
    <w:rsid w:val="00B429AA"/>
    <w:rsid w:val="00B5031B"/>
    <w:rsid w:val="00B54E8B"/>
    <w:rsid w:val="00B70F44"/>
    <w:rsid w:val="00B72D50"/>
    <w:rsid w:val="00B7548B"/>
    <w:rsid w:val="00B82229"/>
    <w:rsid w:val="00B91279"/>
    <w:rsid w:val="00B93958"/>
    <w:rsid w:val="00B9445C"/>
    <w:rsid w:val="00B9610A"/>
    <w:rsid w:val="00BA19ED"/>
    <w:rsid w:val="00BA1E5E"/>
    <w:rsid w:val="00BA4B61"/>
    <w:rsid w:val="00BA55E2"/>
    <w:rsid w:val="00BA6B1F"/>
    <w:rsid w:val="00BB3369"/>
    <w:rsid w:val="00BB44AF"/>
    <w:rsid w:val="00BB6D4A"/>
    <w:rsid w:val="00BC0CB0"/>
    <w:rsid w:val="00BC766C"/>
    <w:rsid w:val="00BD1C58"/>
    <w:rsid w:val="00BD320C"/>
    <w:rsid w:val="00BD38A8"/>
    <w:rsid w:val="00BD43DE"/>
    <w:rsid w:val="00BE5697"/>
    <w:rsid w:val="00C01993"/>
    <w:rsid w:val="00C06EC1"/>
    <w:rsid w:val="00C10292"/>
    <w:rsid w:val="00C121DA"/>
    <w:rsid w:val="00C12A50"/>
    <w:rsid w:val="00C12FD5"/>
    <w:rsid w:val="00C143D8"/>
    <w:rsid w:val="00C15D1D"/>
    <w:rsid w:val="00C20885"/>
    <w:rsid w:val="00C2112C"/>
    <w:rsid w:val="00C222BF"/>
    <w:rsid w:val="00C2298D"/>
    <w:rsid w:val="00C31588"/>
    <w:rsid w:val="00C3365F"/>
    <w:rsid w:val="00C33D96"/>
    <w:rsid w:val="00C33E94"/>
    <w:rsid w:val="00C42A57"/>
    <w:rsid w:val="00C611B3"/>
    <w:rsid w:val="00C64FB3"/>
    <w:rsid w:val="00C66F43"/>
    <w:rsid w:val="00C67D09"/>
    <w:rsid w:val="00C73530"/>
    <w:rsid w:val="00C75FB2"/>
    <w:rsid w:val="00C82383"/>
    <w:rsid w:val="00C85540"/>
    <w:rsid w:val="00C90FD1"/>
    <w:rsid w:val="00C933DD"/>
    <w:rsid w:val="00C94F04"/>
    <w:rsid w:val="00C97CD6"/>
    <w:rsid w:val="00CA0541"/>
    <w:rsid w:val="00CA1F99"/>
    <w:rsid w:val="00CA5BAA"/>
    <w:rsid w:val="00CB0A5D"/>
    <w:rsid w:val="00CB3C79"/>
    <w:rsid w:val="00CB6789"/>
    <w:rsid w:val="00CB711C"/>
    <w:rsid w:val="00CC16A9"/>
    <w:rsid w:val="00CC18F1"/>
    <w:rsid w:val="00CC27D4"/>
    <w:rsid w:val="00CC2895"/>
    <w:rsid w:val="00CC4F8C"/>
    <w:rsid w:val="00CD01F2"/>
    <w:rsid w:val="00CD02A4"/>
    <w:rsid w:val="00CD465A"/>
    <w:rsid w:val="00CE0831"/>
    <w:rsid w:val="00CE7CDB"/>
    <w:rsid w:val="00CF1CE7"/>
    <w:rsid w:val="00CF4E29"/>
    <w:rsid w:val="00CF6879"/>
    <w:rsid w:val="00D04AF2"/>
    <w:rsid w:val="00D05704"/>
    <w:rsid w:val="00D0591B"/>
    <w:rsid w:val="00D07746"/>
    <w:rsid w:val="00D07A80"/>
    <w:rsid w:val="00D10715"/>
    <w:rsid w:val="00D21C31"/>
    <w:rsid w:val="00D2570A"/>
    <w:rsid w:val="00D25EA7"/>
    <w:rsid w:val="00D27EB4"/>
    <w:rsid w:val="00D30DD6"/>
    <w:rsid w:val="00D31490"/>
    <w:rsid w:val="00D414B2"/>
    <w:rsid w:val="00D41DA2"/>
    <w:rsid w:val="00D45479"/>
    <w:rsid w:val="00D47C07"/>
    <w:rsid w:val="00D53509"/>
    <w:rsid w:val="00D57FE8"/>
    <w:rsid w:val="00D61A9C"/>
    <w:rsid w:val="00D758D8"/>
    <w:rsid w:val="00D84EC0"/>
    <w:rsid w:val="00D860CF"/>
    <w:rsid w:val="00D8726C"/>
    <w:rsid w:val="00D940E8"/>
    <w:rsid w:val="00D9575E"/>
    <w:rsid w:val="00D97139"/>
    <w:rsid w:val="00DA35A9"/>
    <w:rsid w:val="00DA43D9"/>
    <w:rsid w:val="00DA572A"/>
    <w:rsid w:val="00DA767A"/>
    <w:rsid w:val="00DB16C8"/>
    <w:rsid w:val="00DB1A36"/>
    <w:rsid w:val="00DB2081"/>
    <w:rsid w:val="00DC3AD2"/>
    <w:rsid w:val="00DC673B"/>
    <w:rsid w:val="00DC7873"/>
    <w:rsid w:val="00DD4717"/>
    <w:rsid w:val="00DE1A8D"/>
    <w:rsid w:val="00DF2055"/>
    <w:rsid w:val="00DF61A5"/>
    <w:rsid w:val="00DF6E50"/>
    <w:rsid w:val="00E018B6"/>
    <w:rsid w:val="00E0268E"/>
    <w:rsid w:val="00E05A06"/>
    <w:rsid w:val="00E23376"/>
    <w:rsid w:val="00E329A3"/>
    <w:rsid w:val="00E34403"/>
    <w:rsid w:val="00E42256"/>
    <w:rsid w:val="00E44CF1"/>
    <w:rsid w:val="00E4574F"/>
    <w:rsid w:val="00E50474"/>
    <w:rsid w:val="00E5328F"/>
    <w:rsid w:val="00E55FFF"/>
    <w:rsid w:val="00E62AD0"/>
    <w:rsid w:val="00E66A7A"/>
    <w:rsid w:val="00E67060"/>
    <w:rsid w:val="00E72B23"/>
    <w:rsid w:val="00E72C6D"/>
    <w:rsid w:val="00E86A04"/>
    <w:rsid w:val="00E9519E"/>
    <w:rsid w:val="00E95E93"/>
    <w:rsid w:val="00E9617E"/>
    <w:rsid w:val="00E966EA"/>
    <w:rsid w:val="00E973E6"/>
    <w:rsid w:val="00EB0B96"/>
    <w:rsid w:val="00EB4F42"/>
    <w:rsid w:val="00EB52E0"/>
    <w:rsid w:val="00EB7E6F"/>
    <w:rsid w:val="00EC0161"/>
    <w:rsid w:val="00ED2405"/>
    <w:rsid w:val="00ED61F3"/>
    <w:rsid w:val="00EE0262"/>
    <w:rsid w:val="00EE2C07"/>
    <w:rsid w:val="00EE2D84"/>
    <w:rsid w:val="00EE3D0B"/>
    <w:rsid w:val="00EE3EA5"/>
    <w:rsid w:val="00EE6AD7"/>
    <w:rsid w:val="00EE729C"/>
    <w:rsid w:val="00EF2BEB"/>
    <w:rsid w:val="00EF581A"/>
    <w:rsid w:val="00EF618C"/>
    <w:rsid w:val="00F027DC"/>
    <w:rsid w:val="00F201E7"/>
    <w:rsid w:val="00F23401"/>
    <w:rsid w:val="00F26E2F"/>
    <w:rsid w:val="00F35FF3"/>
    <w:rsid w:val="00F41100"/>
    <w:rsid w:val="00F440DC"/>
    <w:rsid w:val="00F46ADD"/>
    <w:rsid w:val="00F47597"/>
    <w:rsid w:val="00F510A5"/>
    <w:rsid w:val="00F51368"/>
    <w:rsid w:val="00F52F3C"/>
    <w:rsid w:val="00F53D41"/>
    <w:rsid w:val="00F61427"/>
    <w:rsid w:val="00F67AE5"/>
    <w:rsid w:val="00F70098"/>
    <w:rsid w:val="00F7029D"/>
    <w:rsid w:val="00F73AAC"/>
    <w:rsid w:val="00F74A3C"/>
    <w:rsid w:val="00F80D9D"/>
    <w:rsid w:val="00F84CC1"/>
    <w:rsid w:val="00F9465C"/>
    <w:rsid w:val="00F94CF9"/>
    <w:rsid w:val="00F95A89"/>
    <w:rsid w:val="00F95F6F"/>
    <w:rsid w:val="00F96F48"/>
    <w:rsid w:val="00FA3C56"/>
    <w:rsid w:val="00FA58DB"/>
    <w:rsid w:val="00FA5F27"/>
    <w:rsid w:val="00FC245E"/>
    <w:rsid w:val="00FC27A3"/>
    <w:rsid w:val="00FC4F75"/>
    <w:rsid w:val="00FD7466"/>
    <w:rsid w:val="00FD74EB"/>
    <w:rsid w:val="00FF2FF1"/>
    <w:rsid w:val="00FF32D3"/>
    <w:rsid w:val="00FF3401"/>
    <w:rsid w:val="00FF51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D9CCD"/>
  <w15:docId w15:val="{AED5AB7B-49AA-4934-BB32-60DD7AF17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473A3C"/>
    <w:pPr>
      <w:widowControl w:val="0"/>
    </w:pPr>
    <w:rPr>
      <w:rFonts w:ascii="Times New Roman" w:eastAsia="標楷體" w:hAnsi="Times New Roman"/>
    </w:rPr>
  </w:style>
  <w:style w:type="paragraph" w:styleId="1">
    <w:name w:val="heading 1"/>
    <w:next w:val="a1"/>
    <w:link w:val="10"/>
    <w:autoRedefine/>
    <w:qFormat/>
    <w:rsid w:val="00B305FC"/>
    <w:pPr>
      <w:widowControl w:val="0"/>
      <w:numPr>
        <w:numId w:val="8"/>
      </w:numPr>
      <w:adjustRightInd w:val="0"/>
      <w:snapToGrid w:val="0"/>
      <w:spacing w:before="360" w:after="240"/>
      <w:outlineLvl w:val="0"/>
      <w:pPrChange w:id="0" w:author="Windows 使用者" w:date="2020-07-20T11:24:00Z">
        <w:pPr>
          <w:widowControl w:val="0"/>
          <w:numPr>
            <w:numId w:val="8"/>
          </w:numPr>
          <w:tabs>
            <w:tab w:val="num" w:pos="425"/>
          </w:tabs>
          <w:adjustRightInd w:val="0"/>
          <w:snapToGrid w:val="0"/>
          <w:spacing w:before="360" w:after="240"/>
          <w:ind w:left="425" w:hanging="425"/>
          <w:outlineLvl w:val="0"/>
        </w:pPr>
      </w:pPrChange>
    </w:pPr>
    <w:rPr>
      <w:rFonts w:ascii="Times New Roman" w:eastAsia="標楷體" w:hAnsi="Times New Roman" w:cs="Times New Roman"/>
      <w:b/>
      <w:kern w:val="28"/>
      <w:sz w:val="28"/>
      <w:szCs w:val="20"/>
      <w:rPrChange w:id="0" w:author="Windows 使用者" w:date="2020-07-20T11:24:00Z">
        <w:rPr>
          <w:rFonts w:eastAsia="標楷體"/>
          <w:b/>
          <w:kern w:val="28"/>
          <w:sz w:val="28"/>
          <w:lang w:val="en-US" w:eastAsia="zh-TW" w:bidi="ar-SA"/>
        </w:rPr>
      </w:rPrChange>
    </w:rPr>
  </w:style>
  <w:style w:type="paragraph" w:styleId="2">
    <w:name w:val="heading 2"/>
    <w:basedOn w:val="a1"/>
    <w:next w:val="a1"/>
    <w:link w:val="20"/>
    <w:autoRedefine/>
    <w:qFormat/>
    <w:rsid w:val="00FF32D3"/>
    <w:pPr>
      <w:numPr>
        <w:ilvl w:val="1"/>
        <w:numId w:val="8"/>
      </w:numPr>
      <w:spacing w:before="120"/>
      <w:outlineLvl w:val="1"/>
      <w:pPrChange w:id="1" w:author="家豪 歐" w:date="2020-07-20T11:41:00Z">
        <w:pPr>
          <w:widowControl w:val="0"/>
          <w:numPr>
            <w:ilvl w:val="1"/>
            <w:numId w:val="8"/>
          </w:numPr>
          <w:tabs>
            <w:tab w:val="num" w:pos="567"/>
          </w:tabs>
          <w:spacing w:before="120"/>
          <w:ind w:left="567" w:hanging="567"/>
          <w:outlineLvl w:val="1"/>
        </w:pPr>
      </w:pPrChange>
    </w:pPr>
    <w:rPr>
      <w:b/>
      <w:color w:val="000000"/>
      <w:rPrChange w:id="1" w:author="家豪 歐" w:date="2020-07-20T11:41:00Z">
        <w:rPr>
          <w:rFonts w:eastAsia="標楷體" w:cstheme="minorBidi"/>
          <w:b/>
          <w:color w:val="000000"/>
          <w:kern w:val="2"/>
          <w:sz w:val="24"/>
          <w:szCs w:val="22"/>
          <w:lang w:val="en-US" w:eastAsia="zh-TW" w:bidi="ar-SA"/>
        </w:rPr>
      </w:rPrChange>
    </w:rPr>
  </w:style>
  <w:style w:type="paragraph" w:styleId="3">
    <w:name w:val="heading 3"/>
    <w:basedOn w:val="a1"/>
    <w:next w:val="a1"/>
    <w:link w:val="30"/>
    <w:autoRedefine/>
    <w:qFormat/>
    <w:rsid w:val="008A516A"/>
    <w:pPr>
      <w:keepNext/>
      <w:numPr>
        <w:ilvl w:val="2"/>
        <w:numId w:val="8"/>
      </w:numPr>
      <w:spacing w:before="120" w:afterLines="50" w:after="180"/>
      <w:outlineLvl w:val="2"/>
    </w:pPr>
    <w:rPr>
      <w:b/>
    </w:rPr>
  </w:style>
  <w:style w:type="paragraph" w:styleId="4">
    <w:name w:val="heading 4"/>
    <w:basedOn w:val="a1"/>
    <w:next w:val="a1"/>
    <w:link w:val="40"/>
    <w:rsid w:val="00321E6A"/>
    <w:pPr>
      <w:overflowPunct w:val="0"/>
      <w:autoSpaceDE w:val="0"/>
      <w:autoSpaceDN w:val="0"/>
      <w:spacing w:before="240"/>
      <w:outlineLvl w:val="3"/>
    </w:pPr>
    <w:rPr>
      <w:rFonts w:eastAsia="細明體" w:hAnsi="CG Times (WN)"/>
      <w:b/>
    </w:rPr>
  </w:style>
  <w:style w:type="paragraph" w:styleId="5">
    <w:name w:val="heading 5"/>
    <w:basedOn w:val="a1"/>
    <w:next w:val="a1"/>
    <w:link w:val="50"/>
    <w:rsid w:val="00321E6A"/>
    <w:pPr>
      <w:keepNext/>
      <w:spacing w:before="240"/>
      <w:ind w:left="284" w:hanging="284"/>
      <w:outlineLvl w:val="4"/>
    </w:pPr>
    <w:rPr>
      <w:i/>
    </w:rPr>
  </w:style>
  <w:style w:type="paragraph" w:styleId="6">
    <w:name w:val="heading 6"/>
    <w:basedOn w:val="a1"/>
    <w:next w:val="a1"/>
    <w:link w:val="60"/>
    <w:rsid w:val="00321E6A"/>
    <w:pPr>
      <w:keepNext/>
      <w:spacing w:line="720" w:lineRule="atLeast"/>
      <w:ind w:left="284" w:hanging="284"/>
      <w:outlineLvl w:val="5"/>
    </w:pPr>
    <w:rPr>
      <w:rFonts w:ascii="Arial" w:hAnsi="Arial"/>
      <w:sz w:val="36"/>
    </w:rPr>
  </w:style>
  <w:style w:type="paragraph" w:styleId="7">
    <w:name w:val="heading 7"/>
    <w:basedOn w:val="a1"/>
    <w:next w:val="a1"/>
    <w:link w:val="70"/>
    <w:rsid w:val="00321E6A"/>
    <w:pPr>
      <w:keepNext/>
      <w:spacing w:line="720" w:lineRule="atLeast"/>
      <w:ind w:left="284" w:hanging="284"/>
      <w:outlineLvl w:val="6"/>
    </w:pPr>
    <w:rPr>
      <w:rFonts w:ascii="Arial" w:hAnsi="Arial"/>
      <w:b/>
      <w:sz w:val="36"/>
    </w:rPr>
  </w:style>
  <w:style w:type="paragraph" w:styleId="8">
    <w:name w:val="heading 8"/>
    <w:basedOn w:val="a1"/>
    <w:next w:val="a1"/>
    <w:link w:val="80"/>
    <w:rsid w:val="00321E6A"/>
    <w:pPr>
      <w:keepNext/>
      <w:spacing w:line="720" w:lineRule="atLeast"/>
      <w:ind w:left="284" w:hanging="284"/>
      <w:outlineLvl w:val="7"/>
    </w:pPr>
    <w:rPr>
      <w:rFonts w:ascii="Arial" w:hAnsi="Arial"/>
      <w:sz w:val="36"/>
    </w:rPr>
  </w:style>
  <w:style w:type="paragraph" w:styleId="9">
    <w:name w:val="heading 9"/>
    <w:basedOn w:val="a1"/>
    <w:next w:val="a1"/>
    <w:link w:val="90"/>
    <w:rsid w:val="00321E6A"/>
    <w:pPr>
      <w:keepNext/>
      <w:spacing w:line="720" w:lineRule="atLeast"/>
      <w:ind w:left="284" w:hanging="284"/>
      <w:outlineLvl w:val="8"/>
    </w:pPr>
    <w:rPr>
      <w:rFonts w:ascii="Arial" w:hAnsi="Arial"/>
      <w:sz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Web">
    <w:name w:val="Normal (Web)"/>
    <w:basedOn w:val="a1"/>
    <w:rsid w:val="00321E6A"/>
    <w:pPr>
      <w:spacing w:before="100" w:beforeAutospacing="1" w:after="100" w:afterAutospacing="1"/>
    </w:pPr>
    <w:rPr>
      <w:rFonts w:ascii="新細明體" w:eastAsia="新細明體" w:hAnsi="新細明體"/>
      <w:szCs w:val="24"/>
    </w:rPr>
  </w:style>
  <w:style w:type="paragraph" w:styleId="a5">
    <w:name w:val="Title"/>
    <w:basedOn w:val="a1"/>
    <w:link w:val="a6"/>
    <w:qFormat/>
    <w:rsid w:val="00321E6A"/>
    <w:pPr>
      <w:spacing w:before="480" w:after="240" w:line="480" w:lineRule="auto"/>
      <w:jc w:val="center"/>
      <w:outlineLvl w:val="0"/>
    </w:pPr>
    <w:rPr>
      <w:b/>
      <w:sz w:val="28"/>
    </w:rPr>
  </w:style>
  <w:style w:type="character" w:customStyle="1" w:styleId="a6">
    <w:name w:val="標題 字元"/>
    <w:basedOn w:val="a2"/>
    <w:link w:val="a5"/>
    <w:rsid w:val="00321E6A"/>
    <w:rPr>
      <w:rFonts w:ascii="Times New Roman" w:eastAsia="標楷體" w:hAnsi="Times New Roman" w:cs="Times New Roman"/>
      <w:b/>
      <w:kern w:val="0"/>
      <w:sz w:val="28"/>
      <w:szCs w:val="20"/>
    </w:rPr>
  </w:style>
  <w:style w:type="character" w:customStyle="1" w:styleId="10">
    <w:name w:val="標題 1 字元"/>
    <w:basedOn w:val="a2"/>
    <w:link w:val="1"/>
    <w:rsid w:val="00B305FC"/>
    <w:rPr>
      <w:rFonts w:ascii="Times New Roman" w:eastAsia="標楷體" w:hAnsi="Times New Roman" w:cs="Times New Roman"/>
      <w:b/>
      <w:kern w:val="28"/>
      <w:sz w:val="28"/>
      <w:szCs w:val="20"/>
    </w:rPr>
  </w:style>
  <w:style w:type="character" w:customStyle="1" w:styleId="20">
    <w:name w:val="標題 2 字元"/>
    <w:basedOn w:val="a2"/>
    <w:link w:val="2"/>
    <w:rsid w:val="00FF32D3"/>
    <w:rPr>
      <w:rFonts w:ascii="Times New Roman" w:eastAsia="標楷體" w:hAnsi="Times New Roman"/>
      <w:b/>
      <w:color w:val="000000"/>
    </w:rPr>
  </w:style>
  <w:style w:type="character" w:customStyle="1" w:styleId="30">
    <w:name w:val="標題 3 字元"/>
    <w:basedOn w:val="a2"/>
    <w:link w:val="3"/>
    <w:rsid w:val="008A516A"/>
    <w:rPr>
      <w:rFonts w:ascii="Times New Roman" w:eastAsia="標楷體" w:hAnsi="Times New Roman"/>
      <w:b/>
    </w:rPr>
  </w:style>
  <w:style w:type="character" w:customStyle="1" w:styleId="40">
    <w:name w:val="標題 4 字元"/>
    <w:basedOn w:val="a2"/>
    <w:link w:val="4"/>
    <w:rsid w:val="00321E6A"/>
    <w:rPr>
      <w:rFonts w:ascii="Times New Roman" w:eastAsia="細明體" w:hAnsi="CG Times (WN)" w:cs="Times New Roman"/>
      <w:b/>
      <w:kern w:val="0"/>
      <w:szCs w:val="20"/>
    </w:rPr>
  </w:style>
  <w:style w:type="character" w:customStyle="1" w:styleId="50">
    <w:name w:val="標題 5 字元"/>
    <w:basedOn w:val="a2"/>
    <w:link w:val="5"/>
    <w:rsid w:val="00321E6A"/>
    <w:rPr>
      <w:rFonts w:ascii="Times New Roman" w:eastAsia="標楷體" w:hAnsi="Times New Roman" w:cs="Times New Roman"/>
      <w:i/>
      <w:kern w:val="0"/>
      <w:szCs w:val="20"/>
    </w:rPr>
  </w:style>
  <w:style w:type="character" w:customStyle="1" w:styleId="60">
    <w:name w:val="標題 6 字元"/>
    <w:basedOn w:val="a2"/>
    <w:link w:val="6"/>
    <w:rsid w:val="00321E6A"/>
    <w:rPr>
      <w:rFonts w:ascii="Arial" w:eastAsia="標楷體" w:hAnsi="Arial" w:cs="Times New Roman"/>
      <w:kern w:val="0"/>
      <w:sz w:val="36"/>
      <w:szCs w:val="20"/>
    </w:rPr>
  </w:style>
  <w:style w:type="character" w:customStyle="1" w:styleId="70">
    <w:name w:val="標題 7 字元"/>
    <w:basedOn w:val="a2"/>
    <w:link w:val="7"/>
    <w:rsid w:val="00321E6A"/>
    <w:rPr>
      <w:rFonts w:ascii="Arial" w:eastAsia="標楷體" w:hAnsi="Arial" w:cs="Times New Roman"/>
      <w:b/>
      <w:kern w:val="0"/>
      <w:sz w:val="36"/>
      <w:szCs w:val="20"/>
    </w:rPr>
  </w:style>
  <w:style w:type="character" w:customStyle="1" w:styleId="80">
    <w:name w:val="標題 8 字元"/>
    <w:basedOn w:val="a2"/>
    <w:link w:val="8"/>
    <w:rsid w:val="00321E6A"/>
    <w:rPr>
      <w:rFonts w:ascii="Arial" w:eastAsia="標楷體" w:hAnsi="Arial" w:cs="Times New Roman"/>
      <w:kern w:val="0"/>
      <w:sz w:val="36"/>
      <w:szCs w:val="20"/>
    </w:rPr>
  </w:style>
  <w:style w:type="character" w:customStyle="1" w:styleId="90">
    <w:name w:val="標題 9 字元"/>
    <w:basedOn w:val="a2"/>
    <w:link w:val="9"/>
    <w:rsid w:val="00321E6A"/>
    <w:rPr>
      <w:rFonts w:ascii="Arial" w:eastAsia="標楷體" w:hAnsi="Arial" w:cs="Times New Roman"/>
      <w:kern w:val="0"/>
      <w:sz w:val="36"/>
      <w:szCs w:val="20"/>
    </w:rPr>
  </w:style>
  <w:style w:type="paragraph" w:customStyle="1" w:styleId="BadText1">
    <w:name w:val="Bad Text 1"/>
    <w:basedOn w:val="a1"/>
    <w:autoRedefine/>
    <w:rsid w:val="00321E6A"/>
    <w:pPr>
      <w:numPr>
        <w:numId w:val="9"/>
      </w:numPr>
    </w:pPr>
  </w:style>
  <w:style w:type="paragraph" w:customStyle="1" w:styleId="GoodText105050">
    <w:name w:val="樣式 樣式 樣式 樣式 樣式 Good Text 1 + 套用後:  0.5 列 + 套用後:  0.5 列 + 套用後:  0..."/>
    <w:basedOn w:val="a1"/>
    <w:rsid w:val="00321E6A"/>
    <w:rPr>
      <w:rFonts w:cs="新細明體"/>
    </w:rPr>
  </w:style>
  <w:style w:type="paragraph" w:customStyle="1" w:styleId="GoodText1">
    <w:name w:val="Good Text 1"/>
    <w:basedOn w:val="a1"/>
    <w:autoRedefine/>
    <w:rsid w:val="00321E6A"/>
    <w:pPr>
      <w:numPr>
        <w:numId w:val="10"/>
      </w:numPr>
    </w:pPr>
  </w:style>
  <w:style w:type="paragraph" w:customStyle="1" w:styleId="GoodText1052">
    <w:name w:val="樣式 Good Text 1 + 套用後:  0.5 列2"/>
    <w:basedOn w:val="GoodText1"/>
    <w:autoRedefine/>
    <w:rsid w:val="00321E6A"/>
    <w:pPr>
      <w:numPr>
        <w:numId w:val="0"/>
      </w:numPr>
    </w:pPr>
    <w:rPr>
      <w:rFonts w:cs="新細明體"/>
    </w:rPr>
  </w:style>
  <w:style w:type="paragraph" w:customStyle="1" w:styleId="OutlineText1">
    <w:name w:val="Outline Text 1"/>
    <w:basedOn w:val="a1"/>
    <w:autoRedefine/>
    <w:rsid w:val="00321E6A"/>
    <w:pPr>
      <w:numPr>
        <w:numId w:val="3"/>
      </w:numPr>
    </w:pPr>
    <w:rPr>
      <w:color w:val="000000"/>
    </w:rPr>
  </w:style>
  <w:style w:type="paragraph" w:customStyle="1" w:styleId="OutlineText2">
    <w:name w:val="Outline Text 2"/>
    <w:autoRedefine/>
    <w:rsid w:val="00321E6A"/>
    <w:pPr>
      <w:tabs>
        <w:tab w:val="num" w:pos="720"/>
      </w:tabs>
      <w:spacing w:before="120"/>
      <w:ind w:left="720" w:hanging="436"/>
      <w:jc w:val="both"/>
    </w:pPr>
    <w:rPr>
      <w:rFonts w:ascii="Times New Roman" w:eastAsia="標楷體" w:hAnsi="Times New Roman" w:cs="Times New Roman"/>
      <w:kern w:val="0"/>
      <w:szCs w:val="20"/>
    </w:rPr>
  </w:style>
  <w:style w:type="character" w:styleId="a7">
    <w:name w:val="FollowedHyperlink"/>
    <w:basedOn w:val="a2"/>
    <w:rsid w:val="00321E6A"/>
    <w:rPr>
      <w:color w:val="800080"/>
      <w:u w:val="single"/>
    </w:rPr>
  </w:style>
  <w:style w:type="character" w:styleId="a8">
    <w:name w:val="Hyperlink"/>
    <w:basedOn w:val="a2"/>
    <w:rsid w:val="00321E6A"/>
    <w:rPr>
      <w:color w:val="0000FF"/>
      <w:u w:val="single"/>
    </w:rPr>
  </w:style>
  <w:style w:type="paragraph" w:styleId="a9">
    <w:name w:val="Normal Indent"/>
    <w:basedOn w:val="a1"/>
    <w:rsid w:val="00321E6A"/>
    <w:pPr>
      <w:ind w:left="480"/>
    </w:pPr>
  </w:style>
  <w:style w:type="paragraph" w:customStyle="1" w:styleId="NumberText2">
    <w:name w:val="Number Text 2"/>
    <w:autoRedefine/>
    <w:rsid w:val="00321E6A"/>
    <w:pPr>
      <w:numPr>
        <w:numId w:val="2"/>
      </w:numPr>
    </w:pPr>
    <w:rPr>
      <w:rFonts w:ascii="Times New Roman" w:eastAsia="標楷體" w:hAnsi="Times New Roman" w:cs="Times New Roman"/>
      <w:noProof/>
      <w:kern w:val="0"/>
      <w:szCs w:val="20"/>
    </w:rPr>
  </w:style>
  <w:style w:type="paragraph" w:styleId="aa">
    <w:name w:val="footer"/>
    <w:basedOn w:val="a1"/>
    <w:link w:val="ab"/>
    <w:uiPriority w:val="99"/>
    <w:rsid w:val="00321E6A"/>
    <w:pPr>
      <w:tabs>
        <w:tab w:val="center" w:pos="4153"/>
        <w:tab w:val="right" w:pos="8306"/>
      </w:tabs>
    </w:pPr>
    <w:rPr>
      <w:sz w:val="20"/>
    </w:rPr>
  </w:style>
  <w:style w:type="character" w:customStyle="1" w:styleId="ab">
    <w:name w:val="頁尾 字元"/>
    <w:basedOn w:val="a2"/>
    <w:link w:val="aa"/>
    <w:uiPriority w:val="99"/>
    <w:rsid w:val="00321E6A"/>
    <w:rPr>
      <w:rFonts w:ascii="Times New Roman" w:eastAsia="標楷體" w:hAnsi="Times New Roman" w:cs="Times New Roman"/>
      <w:kern w:val="0"/>
      <w:sz w:val="20"/>
      <w:szCs w:val="20"/>
    </w:rPr>
  </w:style>
  <w:style w:type="character" w:styleId="ac">
    <w:name w:val="page number"/>
    <w:basedOn w:val="a2"/>
    <w:rsid w:val="00321E6A"/>
  </w:style>
  <w:style w:type="paragraph" w:customStyle="1" w:styleId="Program">
    <w:name w:val="Program"/>
    <w:autoRedefine/>
    <w:rsid w:val="00321E6A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snapToGrid w:val="0"/>
    </w:pPr>
    <w:rPr>
      <w:rFonts w:ascii="Courier New" w:eastAsia="Arial Unicode MS" w:hAnsi="Courier New" w:cs="Times New Roman"/>
      <w:kern w:val="0"/>
      <w:sz w:val="20"/>
      <w:szCs w:val="20"/>
    </w:rPr>
  </w:style>
  <w:style w:type="paragraph" w:customStyle="1" w:styleId="Author">
    <w:name w:val="Author"/>
    <w:rsid w:val="00321E6A"/>
    <w:pPr>
      <w:overflowPunct w:val="0"/>
      <w:autoSpaceDE w:val="0"/>
      <w:autoSpaceDN w:val="0"/>
      <w:adjustRightInd w:val="0"/>
      <w:spacing w:line="480" w:lineRule="auto"/>
      <w:jc w:val="center"/>
      <w:textAlignment w:val="baseline"/>
    </w:pPr>
    <w:rPr>
      <w:rFonts w:ascii="Times New Roman" w:eastAsia="標楷體" w:hAnsi="Times New Roman" w:cs="Times New Roman"/>
      <w:kern w:val="0"/>
      <w:sz w:val="28"/>
      <w:szCs w:val="20"/>
    </w:rPr>
  </w:style>
  <w:style w:type="paragraph" w:customStyle="1" w:styleId="EQ">
    <w:name w:val="EQ"/>
    <w:basedOn w:val="a1"/>
    <w:next w:val="a1"/>
    <w:autoRedefine/>
    <w:rsid w:val="00321E6A"/>
    <w:pPr>
      <w:tabs>
        <w:tab w:val="left" w:pos="8025"/>
      </w:tabs>
      <w:overflowPunct w:val="0"/>
      <w:autoSpaceDE w:val="0"/>
      <w:autoSpaceDN w:val="0"/>
      <w:ind w:left="454"/>
      <w:jc w:val="center"/>
      <w:textAlignment w:val="baseline"/>
    </w:pPr>
    <w:rPr>
      <w:rFonts w:eastAsia="細明體" w:hAnsi="CG Times (WN)"/>
    </w:rPr>
  </w:style>
  <w:style w:type="paragraph" w:customStyle="1" w:styleId="Figure">
    <w:name w:val="Figure"/>
    <w:basedOn w:val="a1"/>
    <w:rsid w:val="00321E6A"/>
    <w:pPr>
      <w:jc w:val="center"/>
    </w:pPr>
  </w:style>
  <w:style w:type="paragraph" w:styleId="ad">
    <w:name w:val="Message Header"/>
    <w:basedOn w:val="a1"/>
    <w:link w:val="ae"/>
    <w:rsid w:val="00321E6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  <w:textAlignment w:val="baseline"/>
    </w:pPr>
    <w:rPr>
      <w:rFonts w:ascii="Arial" w:eastAsia="新細明體" w:hAnsi="Arial"/>
    </w:rPr>
  </w:style>
  <w:style w:type="character" w:customStyle="1" w:styleId="ae">
    <w:name w:val="訊息欄位名稱 字元"/>
    <w:basedOn w:val="a2"/>
    <w:link w:val="ad"/>
    <w:rsid w:val="00321E6A"/>
    <w:rPr>
      <w:rFonts w:ascii="Arial" w:eastAsia="新細明體" w:hAnsi="Arial" w:cs="Times New Roman"/>
      <w:kern w:val="0"/>
      <w:szCs w:val="20"/>
      <w:shd w:val="pct20" w:color="auto" w:fill="auto"/>
    </w:rPr>
  </w:style>
  <w:style w:type="paragraph" w:customStyle="1" w:styleId="MessageHeaderFirst">
    <w:name w:val="Message Header First"/>
    <w:basedOn w:val="ad"/>
    <w:next w:val="ad"/>
    <w:rsid w:val="00321E6A"/>
    <w:pPr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left" w:pos="1080"/>
      </w:tabs>
      <w:overflowPunct w:val="0"/>
      <w:autoSpaceDE w:val="0"/>
      <w:autoSpaceDN w:val="0"/>
      <w:spacing w:before="220"/>
    </w:pPr>
    <w:rPr>
      <w:rFonts w:ascii="Garamond MT" w:hAnsi="Garamond MT"/>
      <w:caps/>
      <w:sz w:val="18"/>
    </w:rPr>
  </w:style>
  <w:style w:type="paragraph" w:customStyle="1" w:styleId="Rreference">
    <w:name w:val="Rreference"/>
    <w:basedOn w:val="a1"/>
    <w:rsid w:val="00321E6A"/>
    <w:pPr>
      <w:overflowPunct w:val="0"/>
      <w:autoSpaceDE w:val="0"/>
      <w:autoSpaceDN w:val="0"/>
      <w:ind w:left="397" w:hanging="397"/>
      <w:textAlignment w:val="baseline"/>
    </w:pPr>
    <w:rPr>
      <w:rFonts w:eastAsia="細明體" w:hAnsi="CG Times (WN)"/>
    </w:rPr>
  </w:style>
  <w:style w:type="paragraph" w:customStyle="1" w:styleId="table">
    <w:name w:val="table"/>
    <w:basedOn w:val="Figure"/>
    <w:autoRedefine/>
    <w:rsid w:val="00321E6A"/>
    <w:pPr>
      <w:keepLines/>
    </w:pPr>
  </w:style>
  <w:style w:type="paragraph" w:customStyle="1" w:styleId="TextOutline1">
    <w:name w:val="Text Outline1"/>
    <w:basedOn w:val="a1"/>
    <w:rsid w:val="00321E6A"/>
    <w:pPr>
      <w:overflowPunct w:val="0"/>
      <w:autoSpaceDE w:val="0"/>
      <w:autoSpaceDN w:val="0"/>
      <w:ind w:left="284" w:hanging="284"/>
      <w:textAlignment w:val="baseline"/>
    </w:pPr>
    <w:rPr>
      <w:rFonts w:eastAsia="細明體" w:hAnsi="CG Times (WN)"/>
    </w:rPr>
  </w:style>
  <w:style w:type="paragraph" w:customStyle="1" w:styleId="11">
    <w:name w:val="標題1"/>
    <w:rsid w:val="00321E6A"/>
    <w:pPr>
      <w:widowControl w:val="0"/>
      <w:adjustRightInd w:val="0"/>
      <w:spacing w:before="2400" w:after="240" w:line="480" w:lineRule="auto"/>
      <w:jc w:val="center"/>
      <w:textAlignment w:val="baseline"/>
    </w:pPr>
    <w:rPr>
      <w:rFonts w:ascii="Times New Roman" w:eastAsia="新細明體" w:hAnsi="Times New Roman" w:cs="Times New Roman"/>
      <w:b/>
      <w:kern w:val="0"/>
      <w:sz w:val="40"/>
      <w:szCs w:val="20"/>
    </w:rPr>
  </w:style>
  <w:style w:type="paragraph" w:styleId="a">
    <w:name w:val="Body Text"/>
    <w:basedOn w:val="a1"/>
    <w:link w:val="af"/>
    <w:rsid w:val="00321E6A"/>
    <w:pPr>
      <w:numPr>
        <w:numId w:val="6"/>
      </w:numPr>
    </w:pPr>
  </w:style>
  <w:style w:type="character" w:customStyle="1" w:styleId="af">
    <w:name w:val="本文 字元"/>
    <w:basedOn w:val="a2"/>
    <w:link w:val="a"/>
    <w:rsid w:val="00321E6A"/>
    <w:rPr>
      <w:rFonts w:ascii="Times New Roman" w:eastAsia="標楷體" w:hAnsi="Times New Roman" w:cs="Times New Roman"/>
      <w:kern w:val="0"/>
      <w:szCs w:val="20"/>
    </w:rPr>
  </w:style>
  <w:style w:type="paragraph" w:styleId="af0">
    <w:name w:val="header"/>
    <w:basedOn w:val="a1"/>
    <w:link w:val="af1"/>
    <w:rsid w:val="00321E6A"/>
    <w:pPr>
      <w:tabs>
        <w:tab w:val="center" w:pos="4153"/>
        <w:tab w:val="right" w:pos="8306"/>
      </w:tabs>
      <w:jc w:val="center"/>
    </w:pPr>
    <w:rPr>
      <w:sz w:val="20"/>
    </w:rPr>
  </w:style>
  <w:style w:type="character" w:customStyle="1" w:styleId="af1">
    <w:name w:val="頁首 字元"/>
    <w:basedOn w:val="a2"/>
    <w:link w:val="af0"/>
    <w:rsid w:val="00321E6A"/>
    <w:rPr>
      <w:rFonts w:ascii="Times New Roman" w:eastAsia="標楷體" w:hAnsi="Times New Roman" w:cs="Times New Roman"/>
      <w:kern w:val="0"/>
      <w:sz w:val="20"/>
      <w:szCs w:val="20"/>
    </w:rPr>
  </w:style>
  <w:style w:type="paragraph" w:styleId="af2">
    <w:name w:val="List"/>
    <w:basedOn w:val="a1"/>
    <w:rsid w:val="00321E6A"/>
    <w:pPr>
      <w:ind w:left="480" w:hanging="480"/>
    </w:pPr>
  </w:style>
  <w:style w:type="paragraph" w:styleId="af3">
    <w:name w:val="footnote text"/>
    <w:basedOn w:val="a1"/>
    <w:link w:val="af4"/>
    <w:semiHidden/>
    <w:rsid w:val="00321E6A"/>
    <w:pPr>
      <w:widowControl/>
      <w:ind w:left="142" w:hanging="142"/>
    </w:pPr>
    <w:rPr>
      <w:sz w:val="18"/>
      <w:lang w:eastAsia="en-US"/>
    </w:rPr>
  </w:style>
  <w:style w:type="character" w:customStyle="1" w:styleId="af4">
    <w:name w:val="註腳文字 字元"/>
    <w:basedOn w:val="a2"/>
    <w:link w:val="af3"/>
    <w:semiHidden/>
    <w:rsid w:val="00321E6A"/>
    <w:rPr>
      <w:rFonts w:ascii="Times New Roman" w:eastAsia="標楷體" w:hAnsi="Times New Roman" w:cs="Times New Roman"/>
      <w:kern w:val="0"/>
      <w:sz w:val="18"/>
      <w:szCs w:val="20"/>
      <w:lang w:eastAsia="en-US"/>
    </w:rPr>
  </w:style>
  <w:style w:type="character" w:styleId="af5">
    <w:name w:val="footnote reference"/>
    <w:basedOn w:val="a2"/>
    <w:semiHidden/>
    <w:rsid w:val="00321E6A"/>
    <w:rPr>
      <w:vertAlign w:val="superscript"/>
    </w:rPr>
  </w:style>
  <w:style w:type="paragraph" w:styleId="a0">
    <w:name w:val="List Bullet"/>
    <w:basedOn w:val="a1"/>
    <w:autoRedefine/>
    <w:rsid w:val="00321E6A"/>
    <w:pPr>
      <w:numPr>
        <w:numId w:val="7"/>
      </w:numPr>
    </w:pPr>
  </w:style>
  <w:style w:type="paragraph" w:styleId="af6">
    <w:name w:val="List Number"/>
    <w:basedOn w:val="af2"/>
    <w:rsid w:val="00321E6A"/>
    <w:pPr>
      <w:overflowPunct w:val="0"/>
      <w:autoSpaceDE w:val="0"/>
      <w:autoSpaceDN w:val="0"/>
      <w:spacing w:after="240"/>
      <w:ind w:left="720" w:right="720" w:hanging="360"/>
    </w:pPr>
    <w:rPr>
      <w:rFonts w:ascii="Garamond MT" w:hAnsi="Garamond MT"/>
      <w:sz w:val="22"/>
    </w:rPr>
  </w:style>
  <w:style w:type="paragraph" w:styleId="21">
    <w:name w:val="List Number 2"/>
    <w:basedOn w:val="af6"/>
    <w:rsid w:val="00321E6A"/>
    <w:pPr>
      <w:ind w:left="1080"/>
    </w:pPr>
  </w:style>
  <w:style w:type="paragraph" w:styleId="af7">
    <w:name w:val="table of figures"/>
    <w:basedOn w:val="a1"/>
    <w:next w:val="a1"/>
    <w:semiHidden/>
    <w:rsid w:val="00321E6A"/>
    <w:pPr>
      <w:ind w:left="960" w:hanging="480"/>
    </w:pPr>
  </w:style>
  <w:style w:type="paragraph" w:styleId="af8">
    <w:name w:val="caption"/>
    <w:basedOn w:val="a1"/>
    <w:next w:val="a1"/>
    <w:autoRedefine/>
    <w:rsid w:val="00321E6A"/>
    <w:pPr>
      <w:jc w:val="center"/>
    </w:pPr>
  </w:style>
  <w:style w:type="paragraph" w:customStyle="1" w:styleId="NumberText1">
    <w:name w:val="Number Text 1"/>
    <w:autoRedefine/>
    <w:rsid w:val="00321E6A"/>
    <w:pPr>
      <w:ind w:left="357" w:hanging="357"/>
      <w:jc w:val="both"/>
    </w:pPr>
    <w:rPr>
      <w:rFonts w:ascii="Times New Roman" w:eastAsia="標楷體" w:hAnsi="Times New Roman" w:cs="Times New Roman"/>
      <w:noProof/>
      <w:kern w:val="0"/>
      <w:szCs w:val="20"/>
    </w:rPr>
  </w:style>
  <w:style w:type="paragraph" w:customStyle="1" w:styleId="TableText">
    <w:name w:val="Table Text"/>
    <w:autoRedefine/>
    <w:rsid w:val="00321E6A"/>
    <w:rPr>
      <w:rFonts w:ascii="Times New Roman" w:eastAsia="標楷體" w:hAnsi="Times New Roman" w:cs="Times New Roman"/>
      <w:kern w:val="0"/>
      <w:sz w:val="20"/>
      <w:szCs w:val="20"/>
    </w:rPr>
  </w:style>
  <w:style w:type="paragraph" w:styleId="af9">
    <w:name w:val="Date"/>
    <w:basedOn w:val="a1"/>
    <w:next w:val="a1"/>
    <w:link w:val="afa"/>
    <w:rsid w:val="00321E6A"/>
    <w:pPr>
      <w:jc w:val="right"/>
    </w:pPr>
    <w:rPr>
      <w:b/>
      <w:sz w:val="40"/>
    </w:rPr>
  </w:style>
  <w:style w:type="character" w:customStyle="1" w:styleId="afa">
    <w:name w:val="日期 字元"/>
    <w:basedOn w:val="a2"/>
    <w:link w:val="af9"/>
    <w:rsid w:val="00321E6A"/>
    <w:rPr>
      <w:rFonts w:ascii="Times New Roman" w:eastAsia="標楷體" w:hAnsi="Times New Roman" w:cs="Times New Roman"/>
      <w:b/>
      <w:kern w:val="0"/>
      <w:sz w:val="40"/>
      <w:szCs w:val="20"/>
    </w:rPr>
  </w:style>
  <w:style w:type="paragraph" w:customStyle="1" w:styleId="Algorithm">
    <w:name w:val="Algorithm"/>
    <w:autoRedefine/>
    <w:rsid w:val="00321E6A"/>
    <w:pPr>
      <w:tabs>
        <w:tab w:val="left" w:pos="454"/>
        <w:tab w:val="left" w:pos="680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Courier New" w:eastAsia="新細明體" w:hAnsi="Courier New" w:cs="Times New Roman"/>
      <w:noProof/>
      <w:kern w:val="0"/>
      <w:sz w:val="22"/>
      <w:szCs w:val="20"/>
    </w:rPr>
  </w:style>
  <w:style w:type="paragraph" w:customStyle="1" w:styleId="Reference">
    <w:name w:val="Reference"/>
    <w:autoRedefine/>
    <w:rsid w:val="00321E6A"/>
    <w:pPr>
      <w:widowControl w:val="0"/>
      <w:numPr>
        <w:numId w:val="5"/>
      </w:numPr>
      <w:adjustRightInd w:val="0"/>
      <w:snapToGrid w:val="0"/>
      <w:jc w:val="both"/>
    </w:pPr>
    <w:rPr>
      <w:rFonts w:ascii="Times New Roman" w:eastAsia="標楷體" w:hAnsi="Times New Roman" w:cs="Times New Roman"/>
      <w:kern w:val="0"/>
      <w:szCs w:val="20"/>
    </w:rPr>
  </w:style>
  <w:style w:type="paragraph" w:customStyle="1" w:styleId="Table0">
    <w:name w:val="Table"/>
    <w:basedOn w:val="a1"/>
    <w:rsid w:val="00321E6A"/>
    <w:pPr>
      <w:overflowPunct w:val="0"/>
      <w:autoSpaceDE w:val="0"/>
      <w:autoSpaceDN w:val="0"/>
      <w:jc w:val="center"/>
      <w:textAlignment w:val="baseline"/>
    </w:pPr>
    <w:rPr>
      <w:rFonts w:ascii="Arial Narrow" w:eastAsia="新細明體" w:hAnsi="Arial Narrow"/>
      <w:sz w:val="18"/>
    </w:rPr>
  </w:style>
  <w:style w:type="paragraph" w:customStyle="1" w:styleId="Split">
    <w:name w:val="Split"/>
    <w:basedOn w:val="Table0"/>
    <w:rsid w:val="00321E6A"/>
    <w:rPr>
      <w:rFonts w:ascii="Times New Roman" w:hAnsi="Times New Roman"/>
      <w:sz w:val="8"/>
    </w:rPr>
  </w:style>
  <w:style w:type="paragraph" w:customStyle="1" w:styleId="Theorm">
    <w:name w:val="Theorm"/>
    <w:basedOn w:val="4"/>
    <w:rsid w:val="00321E6A"/>
    <w:pPr>
      <w:keepNext/>
      <w:spacing w:before="0"/>
      <w:ind w:left="432" w:right="432"/>
      <w:textAlignment w:val="baseline"/>
      <w:outlineLvl w:val="9"/>
    </w:pPr>
    <w:rPr>
      <w:rFonts w:eastAsia="新細明體" w:hAnsi="Times New Roman"/>
      <w:sz w:val="20"/>
    </w:rPr>
  </w:style>
  <w:style w:type="paragraph" w:styleId="afb">
    <w:name w:val="Document Map"/>
    <w:basedOn w:val="a1"/>
    <w:link w:val="afc"/>
    <w:semiHidden/>
    <w:rsid w:val="00321E6A"/>
    <w:pPr>
      <w:shd w:val="clear" w:color="auto" w:fill="000080"/>
    </w:pPr>
    <w:rPr>
      <w:rFonts w:ascii="Arial" w:eastAsia="新細明體" w:hAnsi="Arial"/>
    </w:rPr>
  </w:style>
  <w:style w:type="character" w:customStyle="1" w:styleId="afc">
    <w:name w:val="文件引導模式 字元"/>
    <w:basedOn w:val="a2"/>
    <w:link w:val="afb"/>
    <w:semiHidden/>
    <w:rsid w:val="00321E6A"/>
    <w:rPr>
      <w:rFonts w:ascii="Arial" w:eastAsia="新細明體" w:hAnsi="Arial" w:cs="Times New Roman"/>
      <w:kern w:val="0"/>
      <w:szCs w:val="20"/>
      <w:shd w:val="clear" w:color="auto" w:fill="000080"/>
    </w:rPr>
  </w:style>
  <w:style w:type="paragraph" w:styleId="12">
    <w:name w:val="toc 1"/>
    <w:basedOn w:val="a1"/>
    <w:next w:val="a1"/>
    <w:autoRedefine/>
    <w:semiHidden/>
    <w:rsid w:val="00321E6A"/>
    <w:pPr>
      <w:tabs>
        <w:tab w:val="left" w:pos="482"/>
        <w:tab w:val="right" w:leader="dot" w:pos="9628"/>
      </w:tabs>
    </w:pPr>
  </w:style>
  <w:style w:type="paragraph" w:styleId="22">
    <w:name w:val="toc 2"/>
    <w:basedOn w:val="a1"/>
    <w:next w:val="a1"/>
    <w:autoRedefine/>
    <w:semiHidden/>
    <w:rsid w:val="00321E6A"/>
    <w:pPr>
      <w:tabs>
        <w:tab w:val="left" w:pos="1021"/>
        <w:tab w:val="right" w:leader="dot" w:pos="9628"/>
      </w:tabs>
      <w:ind w:left="480"/>
    </w:pPr>
  </w:style>
  <w:style w:type="paragraph" w:styleId="31">
    <w:name w:val="toc 3"/>
    <w:basedOn w:val="a1"/>
    <w:next w:val="a1"/>
    <w:autoRedefine/>
    <w:semiHidden/>
    <w:rsid w:val="00321E6A"/>
    <w:pPr>
      <w:tabs>
        <w:tab w:val="left" w:pos="1701"/>
        <w:tab w:val="right" w:leader="dot" w:pos="9628"/>
      </w:tabs>
      <w:ind w:left="1021"/>
    </w:pPr>
  </w:style>
  <w:style w:type="paragraph" w:styleId="41">
    <w:name w:val="toc 4"/>
    <w:basedOn w:val="a1"/>
    <w:next w:val="a1"/>
    <w:autoRedefine/>
    <w:semiHidden/>
    <w:rsid w:val="00321E6A"/>
    <w:pPr>
      <w:tabs>
        <w:tab w:val="right" w:leader="dot" w:pos="9628"/>
      </w:tabs>
      <w:ind w:left="1701"/>
    </w:pPr>
  </w:style>
  <w:style w:type="paragraph" w:styleId="51">
    <w:name w:val="toc 5"/>
    <w:basedOn w:val="a1"/>
    <w:next w:val="a1"/>
    <w:autoRedefine/>
    <w:semiHidden/>
    <w:rsid w:val="00321E6A"/>
    <w:pPr>
      <w:ind w:left="1920"/>
    </w:pPr>
  </w:style>
  <w:style w:type="paragraph" w:styleId="61">
    <w:name w:val="toc 6"/>
    <w:basedOn w:val="a1"/>
    <w:next w:val="a1"/>
    <w:autoRedefine/>
    <w:semiHidden/>
    <w:rsid w:val="00321E6A"/>
    <w:pPr>
      <w:ind w:left="2400"/>
    </w:pPr>
  </w:style>
  <w:style w:type="paragraph" w:styleId="71">
    <w:name w:val="toc 7"/>
    <w:basedOn w:val="a1"/>
    <w:next w:val="a1"/>
    <w:autoRedefine/>
    <w:semiHidden/>
    <w:rsid w:val="00321E6A"/>
    <w:pPr>
      <w:ind w:left="2880"/>
    </w:pPr>
  </w:style>
  <w:style w:type="paragraph" w:styleId="81">
    <w:name w:val="toc 8"/>
    <w:basedOn w:val="a1"/>
    <w:next w:val="a1"/>
    <w:autoRedefine/>
    <w:semiHidden/>
    <w:rsid w:val="00321E6A"/>
    <w:pPr>
      <w:ind w:left="3360"/>
    </w:pPr>
  </w:style>
  <w:style w:type="paragraph" w:styleId="91">
    <w:name w:val="toc 9"/>
    <w:basedOn w:val="a1"/>
    <w:next w:val="a1"/>
    <w:autoRedefine/>
    <w:semiHidden/>
    <w:rsid w:val="00321E6A"/>
    <w:pPr>
      <w:ind w:left="3840"/>
    </w:pPr>
  </w:style>
  <w:style w:type="paragraph" w:customStyle="1" w:styleId="PartialText1">
    <w:name w:val="Partial Text1"/>
    <w:basedOn w:val="OutlineText1"/>
    <w:autoRedefine/>
    <w:rsid w:val="00321E6A"/>
    <w:pPr>
      <w:numPr>
        <w:numId w:val="4"/>
      </w:numPr>
    </w:pPr>
    <w:rPr>
      <w:i/>
    </w:rPr>
  </w:style>
  <w:style w:type="character" w:styleId="HTML">
    <w:name w:val="HTML Code"/>
    <w:basedOn w:val="a2"/>
    <w:rsid w:val="00321E6A"/>
    <w:rPr>
      <w:rFonts w:ascii="細明體" w:eastAsia="細明體" w:hAnsi="細明體" w:cs="Courier New"/>
      <w:sz w:val="20"/>
      <w:szCs w:val="20"/>
    </w:rPr>
  </w:style>
  <w:style w:type="paragraph" w:styleId="23">
    <w:name w:val="Body Text 2"/>
    <w:basedOn w:val="a1"/>
    <w:link w:val="24"/>
    <w:rsid w:val="00321E6A"/>
    <w:rPr>
      <w:color w:val="FF0000"/>
    </w:rPr>
  </w:style>
  <w:style w:type="character" w:customStyle="1" w:styleId="24">
    <w:name w:val="本文 2 字元"/>
    <w:basedOn w:val="a2"/>
    <w:link w:val="23"/>
    <w:rsid w:val="00321E6A"/>
    <w:rPr>
      <w:rFonts w:ascii="Times New Roman" w:eastAsia="標楷體" w:hAnsi="Times New Roman" w:cs="Times New Roman"/>
      <w:color w:val="FF0000"/>
      <w:kern w:val="0"/>
      <w:szCs w:val="20"/>
    </w:rPr>
  </w:style>
  <w:style w:type="character" w:styleId="afd">
    <w:name w:val="Emphasis"/>
    <w:basedOn w:val="a2"/>
    <w:rsid w:val="00321E6A"/>
    <w:rPr>
      <w:i/>
      <w:iCs/>
    </w:rPr>
  </w:style>
  <w:style w:type="paragraph" w:customStyle="1" w:styleId="305">
    <w:name w:val="樣式 標題 3 + 套用前:  0.5 列"/>
    <w:basedOn w:val="3"/>
    <w:autoRedefine/>
    <w:rsid w:val="00321E6A"/>
    <w:pPr>
      <w:numPr>
        <w:ilvl w:val="0"/>
        <w:numId w:val="0"/>
      </w:numPr>
      <w:spacing w:beforeLines="50"/>
    </w:pPr>
    <w:rPr>
      <w:rFonts w:cs="新細明體"/>
      <w:b w:val="0"/>
      <w:i/>
    </w:rPr>
  </w:style>
  <w:style w:type="paragraph" w:customStyle="1" w:styleId="05">
    <w:name w:val="樣式 標號 + 套用後:  0.5 列"/>
    <w:basedOn w:val="af8"/>
    <w:autoRedefine/>
    <w:rsid w:val="00321E6A"/>
    <w:pPr>
      <w:spacing w:after="120"/>
    </w:pPr>
    <w:rPr>
      <w:rFonts w:cs="新細明體"/>
    </w:rPr>
  </w:style>
  <w:style w:type="paragraph" w:customStyle="1" w:styleId="GoodText1053">
    <w:name w:val="樣式 Good Text 1 + 套用後:  0.5 列3"/>
    <w:basedOn w:val="GoodText1"/>
    <w:autoRedefine/>
    <w:rsid w:val="00321E6A"/>
    <w:pPr>
      <w:numPr>
        <w:numId w:val="0"/>
      </w:numPr>
    </w:pPr>
    <w:rPr>
      <w:rFonts w:cs="新細明體"/>
    </w:rPr>
  </w:style>
  <w:style w:type="paragraph" w:styleId="afe">
    <w:name w:val="Balloon Text"/>
    <w:basedOn w:val="a1"/>
    <w:link w:val="aff"/>
    <w:uiPriority w:val="99"/>
    <w:semiHidden/>
    <w:unhideWhenUsed/>
    <w:rsid w:val="00E6706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f">
    <w:name w:val="註解方塊文字 字元"/>
    <w:basedOn w:val="a2"/>
    <w:link w:val="afe"/>
    <w:uiPriority w:val="99"/>
    <w:semiHidden/>
    <w:rsid w:val="00E67060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ff0">
    <w:name w:val="List Paragraph"/>
    <w:basedOn w:val="a1"/>
    <w:uiPriority w:val="34"/>
    <w:qFormat/>
    <w:rsid w:val="008912CE"/>
    <w:pPr>
      <w:ind w:leftChars="200" w:left="480"/>
    </w:pPr>
  </w:style>
  <w:style w:type="character" w:styleId="aff1">
    <w:name w:val="Placeholder Text"/>
    <w:basedOn w:val="a2"/>
    <w:uiPriority w:val="99"/>
    <w:semiHidden/>
    <w:rsid w:val="00047A29"/>
    <w:rPr>
      <w:color w:val="808080"/>
    </w:rPr>
  </w:style>
  <w:style w:type="table" w:styleId="aff2">
    <w:name w:val="Table Grid"/>
    <w:basedOn w:val="a3"/>
    <w:uiPriority w:val="39"/>
    <w:rsid w:val="005A38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3">
    <w:name w:val="表"/>
    <w:basedOn w:val="a1"/>
    <w:autoRedefine/>
    <w:qFormat/>
    <w:rsid w:val="00607874"/>
    <w:rPr>
      <w:szCs w:val="24"/>
    </w:rPr>
  </w:style>
  <w:style w:type="paragraph" w:customStyle="1" w:styleId="aff4">
    <w:name w:val="圖"/>
    <w:basedOn w:val="a1"/>
    <w:next w:val="a1"/>
    <w:qFormat/>
    <w:rsid w:val="0028250F"/>
    <w:pPr>
      <w:jc w:val="center"/>
    </w:pPr>
    <w:rPr>
      <w:noProof/>
    </w:rPr>
  </w:style>
  <w:style w:type="character" w:styleId="aff5">
    <w:name w:val="annotation reference"/>
    <w:basedOn w:val="a2"/>
    <w:uiPriority w:val="99"/>
    <w:semiHidden/>
    <w:unhideWhenUsed/>
    <w:rsid w:val="00E5328F"/>
    <w:rPr>
      <w:sz w:val="18"/>
      <w:szCs w:val="18"/>
    </w:rPr>
  </w:style>
  <w:style w:type="paragraph" w:styleId="aff6">
    <w:name w:val="annotation text"/>
    <w:basedOn w:val="a1"/>
    <w:link w:val="aff7"/>
    <w:uiPriority w:val="99"/>
    <w:semiHidden/>
    <w:unhideWhenUsed/>
    <w:rsid w:val="00E5328F"/>
  </w:style>
  <w:style w:type="character" w:customStyle="1" w:styleId="aff7">
    <w:name w:val="註解文字 字元"/>
    <w:basedOn w:val="a2"/>
    <w:link w:val="aff6"/>
    <w:uiPriority w:val="99"/>
    <w:semiHidden/>
    <w:rsid w:val="00E5328F"/>
    <w:rPr>
      <w:rFonts w:ascii="Times New Roman" w:eastAsia="標楷體" w:hAnsi="Times New Roman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sid w:val="00E5328F"/>
    <w:rPr>
      <w:b/>
      <w:bCs/>
    </w:rPr>
  </w:style>
  <w:style w:type="character" w:customStyle="1" w:styleId="aff9">
    <w:name w:val="註解主旨 字元"/>
    <w:basedOn w:val="aff7"/>
    <w:link w:val="aff8"/>
    <w:uiPriority w:val="99"/>
    <w:semiHidden/>
    <w:rsid w:val="00E5328F"/>
    <w:rPr>
      <w:rFonts w:ascii="Times New Roman" w:eastAsia="標楷體" w:hAnsi="Times New Roman"/>
      <w:b/>
      <w:bCs/>
    </w:rPr>
  </w:style>
  <w:style w:type="paragraph" w:styleId="affa">
    <w:name w:val="endnote text"/>
    <w:basedOn w:val="a1"/>
    <w:link w:val="affb"/>
    <w:uiPriority w:val="99"/>
    <w:semiHidden/>
    <w:unhideWhenUsed/>
    <w:rsid w:val="00E5328F"/>
    <w:pPr>
      <w:snapToGrid w:val="0"/>
    </w:pPr>
  </w:style>
  <w:style w:type="character" w:customStyle="1" w:styleId="affb">
    <w:name w:val="章節附註文字 字元"/>
    <w:basedOn w:val="a2"/>
    <w:link w:val="affa"/>
    <w:uiPriority w:val="99"/>
    <w:semiHidden/>
    <w:rsid w:val="00E5328F"/>
    <w:rPr>
      <w:rFonts w:ascii="Times New Roman" w:eastAsia="標楷體" w:hAnsi="Times New Roman"/>
    </w:rPr>
  </w:style>
  <w:style w:type="character" w:styleId="affc">
    <w:name w:val="endnote reference"/>
    <w:basedOn w:val="a2"/>
    <w:uiPriority w:val="99"/>
    <w:semiHidden/>
    <w:unhideWhenUsed/>
    <w:rsid w:val="00E5328F"/>
    <w:rPr>
      <w:vertAlign w:val="superscript"/>
    </w:rPr>
  </w:style>
  <w:style w:type="paragraph" w:styleId="affd">
    <w:name w:val="No Spacing"/>
    <w:uiPriority w:val="1"/>
    <w:qFormat/>
    <w:rsid w:val="008A516A"/>
    <w:pPr>
      <w:widowControl w:val="0"/>
    </w:pPr>
    <w:rPr>
      <w:rFonts w:ascii="Times New Roman" w:eastAsia="標楷體" w:hAnsi="Times New Roman"/>
    </w:rPr>
  </w:style>
  <w:style w:type="paragraph" w:customStyle="1" w:styleId="affe">
    <w:name w:val="表註解"/>
    <w:basedOn w:val="a1"/>
    <w:qFormat/>
    <w:rsid w:val="00E4574F"/>
    <w:rPr>
      <w:sz w:val="20"/>
    </w:rPr>
  </w:style>
  <w:style w:type="paragraph" w:styleId="afff">
    <w:name w:val="Revision"/>
    <w:hidden/>
    <w:uiPriority w:val="99"/>
    <w:semiHidden/>
    <w:rsid w:val="00B305FC"/>
    <w:rPr>
      <w:rFonts w:ascii="Times New Roman" w:eastAsia="標楷體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9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028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825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8019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2019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7562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14519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2090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19177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2286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4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600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5910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612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3350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63130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70450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479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0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38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image" Target="media/image21.png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D4DC48B-C250-468F-A424-E21272DAB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2930</Words>
  <Characters>16705</Characters>
  <Application>Microsoft Office Word</Application>
  <DocSecurity>0</DocSecurity>
  <Lines>139</Lines>
  <Paragraphs>39</Paragraphs>
  <ScaleCrop>false</ScaleCrop>
  <Company/>
  <LinksUpToDate>false</LinksUpToDate>
  <CharactersWithSpaces>19596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SH</dc:creator>
  <cp:keywords/>
  <dc:description/>
  <cp:lastModifiedBy>家豪 歐</cp:lastModifiedBy>
  <cp:revision>2</cp:revision>
  <dcterms:created xsi:type="dcterms:W3CDTF">2020-07-20T04:04:00Z</dcterms:created>
  <dcterms:modified xsi:type="dcterms:W3CDTF">2020-07-20T04:04:00Z</dcterms:modified>
</cp:coreProperties>
</file>